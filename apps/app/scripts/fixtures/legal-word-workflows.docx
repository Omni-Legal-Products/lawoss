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Grundstücksnutzungsvertrag für eine Windenergieanlage</w:t>
      </w:r>
    </w:p>
    <w:p>
      <w:pPr>
        <w:pStyle w:val="Subtitle"/>
      </w:pPr>
      <w:r>
        <w:t xml:space="preserve">Projekt </w:t>
      </w:r>
      <w:sdt>
        <w:sdtPr>
          <w:alias w:val="PROJECT"/>
          <w:tag w:val="PROJECT"/>
          <w:id w:val="1001"/>
          <w:text/>
        </w:sdtPr>
        <w:sdtContent>
          <w:r>
            <w:t xml:space="preserve">Windpark Nordfeld</w:t>
          </w:r>
        </w:sdtContent>
      </w:sdt>
    </w:p>
    <w:p>
      <w:pPr>
        <w:pStyle w:val="Small"/>
      </w:pPr>
      <w:r>
        <w:t xml:space="preserve">Kanzleimuster mit Anlagen   Stand 12 Oktober 2026</w:t>
      </w:r>
    </w:p>
    <w:p>
      <w:pPr>
        <w:pStyle w:val="Normal"/>
        <w:spacing w:after="900"/>
      </w:pPr>
    </w:p>
    <w:p>
      <w:pPr>
        <w:pStyle w:val="Centered"/>
      </w:pPr>
      <w:r>
        <w:t xml:space="preserve">zwischen</w:t>
      </w:r>
    </w:p>
    <w:p>
      <w:pPr>
        <w:pStyle w:val="Party"/>
      </w:pPr>
      <w:r>
        <w:t xml:space="preserve"/>
      </w:r>
      <w:sdt>
        <w:sdtPr>
          <w:alias w:val="OWNER"/>
          <w:tag w:val="OWNER"/>
          <w:id w:val="1002"/>
          <w:text/>
        </w:sdtPr>
        <w:sdtContent>
          <w:r>
            <w:t xml:space="preserve">Landgut Nordfeld GmbH</w:t>
          </w:r>
        </w:sdtContent>
      </w:sdt>
    </w:p>
    <w:p>
      <w:pPr>
        <w:pStyle w:val="Centered"/>
      </w:pPr>
      <w:r>
        <w:t xml:space="preserve">Musterweg 12, 00000 Nordfeld</w:t>
        <w:br/>
        <w:t xml:space="preserve">vertreten durch Eva Beispiel</w:t>
      </w:r>
    </w:p>
    <w:p>
      <w:pPr>
        <w:pStyle w:val="Centered"/>
      </w:pPr>
      <w:r>
        <w:t xml:space="preserve">nachfolgend Eigentümerin</w:t>
      </w:r>
    </w:p>
    <w:p>
      <w:pPr>
        <w:pStyle w:val="Centered"/>
      </w:pPr>
      <w:r>
        <w:t xml:space="preserve">und</w:t>
      </w:r>
    </w:p>
    <w:p>
      <w:pPr>
        <w:pStyle w:val="Party"/>
      </w:pPr>
      <w:r>
        <w:t xml:space="preserve"/>
      </w:r>
      <w:sdt>
        <w:sdtPr>
          <w:alias w:val="OPERATOR"/>
          <w:tag w:val="OPERATOR"/>
          <w:id w:val="1003"/>
          <w:text/>
        </w:sdtPr>
        <w:sdtContent>
          <w:r>
            <w:t xml:space="preserve">Nordfeld Wind GmbH</w:t>
          </w:r>
        </w:sdtContent>
      </w:sdt>
    </w:p>
    <w:p>
      <w:pPr>
        <w:pStyle w:val="Centered"/>
      </w:pPr>
      <w:r>
        <w:t xml:space="preserve">Projektstraße 8, 00000 Musterstadt</w:t>
        <w:br/>
        <w:t xml:space="preserve">vertreten durch Max Muster</w:t>
      </w:r>
    </w:p>
    <w:p>
      <w:pPr>
        <w:pStyle w:val="Centered"/>
      </w:pPr>
      <w:r>
        <w:t xml:space="preserve">nachfolgend Betreiberin</w:t>
      </w:r>
    </w:p>
    <w:p>
      <w:pPr>
        <w:pStyle w:val="Normal"/>
        <w:spacing w:after="600"/>
      </w:pPr>
    </w:p>
    <w:p>
      <w:pPr>
        <w:pStyle w:val="Normal"/>
      </w:pPr>
      <w:r>
        <w:t xml:space="preserve">Die Parteien vereinbaren die nachfolgenden Bedingungen einschließlich der Anlagen A bis C. Die Musterwerte und Parteien dienen ausschließlich einer fiktiven Demonstrationsakte; offene Entscheidungen sind in Kommentaren und Änderungen dokumentiert.</w:t>
      </w:r>
    </w:p>
    <w:p>
      <w:pPr>
        <w:pStyle w:val="Small"/>
      </w:pPr>
      <w:r>
        <w:t xml:space="preserve">Aktenzeichen NF 2026 014   Bearbeitungsstand Verhandlung</w:t>
      </w:r>
    </w:p>
    <w:p>
      <w:r>
        <w:br w:type="page"/>
      </w:r>
    </w:p>
    <w:p>
      <w:pPr>
        <w:pStyle w:val="HeadingUnnumbered"/>
      </w:pPr>
      <w:r>
        <w:t xml:space="preserve">Inhaltsverzeichnis</w:t>
      </w:r>
    </w:p>
    <w:p>
      <w:r>
        <w:fldChar w:fldCharType="begin"/>
      </w:r>
      <w:r>
        <w:instrText xml:space="preserve"> TOC \o "1-1" \h \z \u </w:instrText>
      </w:r>
      <w:r>
        <w:fldChar w:fldCharType="separate"/>
      </w:r>
    </w:p>
    <w:p>
      <w:pPr>
        <w:pStyle w:val="TOC1"/>
      </w:pPr>
      <w:hyperlink w:anchor="Gegenstand" w:history="1">
        <w:r>
          <w:t xml:space="preserve">1 Vertragsgegenstand und Begriffe</w:t>
        </w:r>
      </w:hyperlink>
      <w:r>
        <w:tab/>
      </w:r>
      <w:r>
        <w:fldChar w:fldCharType="begin"/>
      </w:r>
      <w:r>
        <w:instrText xml:space="preserve"> PAGEREF Gegenstand \h </w:instrText>
      </w:r>
      <w:r>
        <w:fldChar w:fldCharType="separate"/>
      </w:r>
      <w:r>
        <w:t xml:space="preserve">1</w:t>
      </w:r>
      <w:r>
        <w:fldChar w:fldCharType="end"/>
      </w:r>
    </w:p>
    <w:p>
      <w:pPr>
        <w:pStyle w:val="TOC1"/>
      </w:pPr>
      <w:hyperlink w:anchor="Grundstueck" w:history="1">
        <w:r>
          <w:t xml:space="preserve">2 Grundstück und Nutzungsrechte</w:t>
        </w:r>
      </w:hyperlink>
      <w:r>
        <w:tab/>
      </w:r>
      <w:r>
        <w:fldChar w:fldCharType="begin"/>
      </w:r>
      <w:r>
        <w:instrText xml:space="preserve"> PAGEREF Grundstueck \h </w:instrText>
      </w:r>
      <w:r>
        <w:fldChar w:fldCharType="separate"/>
      </w:r>
      <w:r>
        <w:t xml:space="preserve">2</w:t>
      </w:r>
      <w:r>
        <w:fldChar w:fldCharType="end"/>
      </w:r>
    </w:p>
    <w:p>
      <w:pPr>
        <w:pStyle w:val="TOC1"/>
      </w:pPr>
      <w:hyperlink w:anchor="Planung" w:history="1">
        <w:r>
          <w:t xml:space="preserve">3 Planung Bau und Mitwirkung</w:t>
        </w:r>
      </w:hyperlink>
      <w:r>
        <w:tab/>
      </w:r>
      <w:r>
        <w:fldChar w:fldCharType="begin"/>
      </w:r>
      <w:r>
        <w:instrText xml:space="preserve"> PAGEREF Planung \h </w:instrText>
      </w:r>
      <w:r>
        <w:fldChar w:fldCharType="separate"/>
      </w:r>
      <w:r>
        <w:t xml:space="preserve">3</w:t>
      </w:r>
      <w:r>
        <w:fldChar w:fldCharType="end"/>
      </w:r>
    </w:p>
    <w:p>
      <w:pPr>
        <w:pStyle w:val="TOC1"/>
      </w:pPr>
      <w:hyperlink w:anchor="Verguetung" w:history="1">
        <w:r>
          <w:t xml:space="preserve">4 Vergütung und Zahlungsabwicklung</w:t>
        </w:r>
      </w:hyperlink>
      <w:r>
        <w:tab/>
      </w:r>
      <w:r>
        <w:fldChar w:fldCharType="begin"/>
      </w:r>
      <w:r>
        <w:instrText xml:space="preserve"> PAGEREF Verguetung \h </w:instrText>
      </w:r>
      <w:r>
        <w:fldChar w:fldCharType="separate"/>
      </w:r>
      <w:r>
        <w:t xml:space="preserve">4</w:t>
      </w:r>
      <w:r>
        <w:fldChar w:fldCharType="end"/>
      </w:r>
    </w:p>
    <w:p>
      <w:pPr>
        <w:pStyle w:val="TOC1"/>
      </w:pPr>
      <w:hyperlink w:anchor="Laufzeit" w:history="1">
        <w:r>
          <w:t xml:space="preserve">5 Vertragslaufzeit und Beendigung</w:t>
        </w:r>
      </w:hyperlink>
      <w:r>
        <w:tab/>
      </w:r>
      <w:r>
        <w:fldChar w:fldCharType="begin"/>
      </w:r>
      <w:r>
        <w:instrText xml:space="preserve"> PAGEREF Laufzeit \h </w:instrText>
      </w:r>
      <w:r>
        <w:fldChar w:fldCharType="separate"/>
      </w:r>
      <w:r>
        <w:t xml:space="preserve">5</w:t>
      </w:r>
      <w:r>
        <w:fldChar w:fldCharType="end"/>
      </w:r>
    </w:p>
    <w:p>
      <w:pPr>
        <w:pStyle w:val="TOC1"/>
      </w:pPr>
      <w:hyperlink w:anchor="Haftung" w:history="1">
        <w:r>
          <w:t xml:space="preserve">6 Betrieb Haftung und Versicherung</w:t>
        </w:r>
      </w:hyperlink>
      <w:r>
        <w:tab/>
      </w:r>
      <w:r>
        <w:fldChar w:fldCharType="begin"/>
      </w:r>
      <w:r>
        <w:instrText xml:space="preserve"> PAGEREF Haftung \h </w:instrText>
      </w:r>
      <w:r>
        <w:fldChar w:fldCharType="separate"/>
      </w:r>
      <w:r>
        <w:t xml:space="preserve">6</w:t>
      </w:r>
      <w:r>
        <w:fldChar w:fldCharType="end"/>
      </w:r>
    </w:p>
    <w:p>
      <w:pPr>
        <w:pStyle w:val="TOC1"/>
      </w:pPr>
      <w:hyperlink w:anchor="Uebertragung" w:history="1">
        <w:r>
          <w:t xml:space="preserve">7 Übertragung und Finanzierung</w:t>
        </w:r>
      </w:hyperlink>
      <w:r>
        <w:tab/>
      </w:r>
      <w:r>
        <w:fldChar w:fldCharType="begin"/>
      </w:r>
      <w:r>
        <w:instrText xml:space="preserve"> PAGEREF Uebertragung \h </w:instrText>
      </w:r>
      <w:r>
        <w:fldChar w:fldCharType="separate"/>
      </w:r>
      <w:r>
        <w:t xml:space="preserve">7</w:t>
      </w:r>
      <w:r>
        <w:fldChar w:fldCharType="end"/>
      </w:r>
    </w:p>
    <w:p>
      <w:pPr>
        <w:pStyle w:val="TOC1"/>
      </w:pPr>
      <w:hyperlink w:anchor="Rueckbau" w:history="1">
        <w:r>
          <w:t xml:space="preserve">8 Rückbau und Wiederherstellung</w:t>
        </w:r>
      </w:hyperlink>
      <w:r>
        <w:tab/>
      </w:r>
      <w:r>
        <w:fldChar w:fldCharType="begin"/>
      </w:r>
      <w:r>
        <w:instrText xml:space="preserve"> PAGEREF Rueckbau \h </w:instrText>
      </w:r>
      <w:r>
        <w:fldChar w:fldCharType="separate"/>
      </w:r>
      <w:r>
        <w:t xml:space="preserve">8</w:t>
      </w:r>
      <w:r>
        <w:fldChar w:fldCharType="end"/>
      </w:r>
    </w:p>
    <w:p>
      <w:pPr>
        <w:pStyle w:val="TOC1"/>
      </w:pPr>
      <w:hyperlink w:anchor="Vertraulichkeit" w:history="1">
        <w:r>
          <w:t xml:space="preserve">9 Vertraulichkeit und Kommunikation</w:t>
        </w:r>
      </w:hyperlink>
      <w:r>
        <w:tab/>
      </w:r>
      <w:r>
        <w:fldChar w:fldCharType="begin"/>
      </w:r>
      <w:r>
        <w:instrText xml:space="preserve"> PAGEREF Vertraulichkeit \h </w:instrText>
      </w:r>
      <w:r>
        <w:fldChar w:fldCharType="separate"/>
      </w:r>
      <w:r>
        <w:t xml:space="preserve">9</w:t>
      </w:r>
      <w:r>
        <w:fldChar w:fldCharType="end"/>
      </w:r>
    </w:p>
    <w:p>
      <w:pPr>
        <w:pStyle w:val="TOC1"/>
      </w:pPr>
      <w:hyperlink w:anchor="Schluss" w:history="1">
        <w:r>
          <w:t xml:space="preserve">10 Schlussbestimmungen</w:t>
        </w:r>
      </w:hyperlink>
      <w:r>
        <w:tab/>
      </w:r>
      <w:r>
        <w:fldChar w:fldCharType="begin"/>
      </w:r>
      <w:r>
        <w:instrText xml:space="preserve"> PAGEREF Schluss \h </w:instrText>
      </w:r>
      <w:r>
        <w:fldChar w:fldCharType="separate"/>
      </w:r>
      <w:r>
        <w:t xml:space="preserve">9</w:t>
      </w:r>
      <w:r>
        <w:fldChar w:fldCharType="end"/>
      </w:r>
    </w:p>
    <w:p>
      <w:pPr>
        <w:pStyle w:val="TOC1"/>
      </w:pPr>
      <w:hyperlink w:anchor="AnlageA" w:history="1">
        <w:r>
          <w:t xml:space="preserve">Anlage A Grundstücksverzeichnis</w:t>
        </w:r>
      </w:hyperlink>
      <w:r>
        <w:tab/>
      </w:r>
      <w:r>
        <w:fldChar w:fldCharType="begin"/>
      </w:r>
      <w:r>
        <w:instrText xml:space="preserve"> PAGEREF AnlageA \h </w:instrText>
      </w:r>
      <w:r>
        <w:fldChar w:fldCharType="separate"/>
      </w:r>
      <w:r>
        <w:t xml:space="preserve">10</w:t>
      </w:r>
      <w:r>
        <w:fldChar w:fldCharType="end"/>
      </w:r>
    </w:p>
    <w:p>
      <w:pPr>
        <w:pStyle w:val="TOC1"/>
      </w:pPr>
      <w:hyperlink w:anchor="AnlageB" w:history="1">
        <w:r>
          <w:t xml:space="preserve">Anlage B Technische Projektbeschreibung</w:t>
        </w:r>
      </w:hyperlink>
      <w:r>
        <w:tab/>
      </w:r>
      <w:r>
        <w:fldChar w:fldCharType="begin"/>
      </w:r>
      <w:r>
        <w:instrText xml:space="preserve"> PAGEREF AnlageB \h </w:instrText>
      </w:r>
      <w:r>
        <w:fldChar w:fldCharType="separate"/>
      </w:r>
      <w:r>
        <w:t xml:space="preserve">11</w:t>
      </w:r>
      <w:r>
        <w:fldChar w:fldCharType="end"/>
      </w:r>
    </w:p>
    <w:p>
      <w:pPr>
        <w:pStyle w:val="TOC1"/>
      </w:pPr>
      <w:hyperlink w:anchor="AnlageC" w:history="1">
        <w:r>
          <w:t xml:space="preserve">Anlage C Ansprechpartner und Unterzeichnung</w:t>
        </w:r>
      </w:hyperlink>
      <w:r>
        <w:tab/>
      </w:r>
      <w:r>
        <w:fldChar w:fldCharType="begin"/>
      </w:r>
      <w:r>
        <w:instrText xml:space="preserve"> PAGEREF AnlageC \h </w:instrText>
      </w:r>
      <w:r>
        <w:fldChar w:fldCharType="separate"/>
      </w:r>
      <w:r>
        <w:t xml:space="preserve">13</w:t>
      </w:r>
      <w:r>
        <w:fldChar w:fldCharType="end"/>
      </w:r>
    </w:p>
    <w:p>
      <w:r>
        <w:fldChar w:fldCharType="end"/>
      </w:r>
    </w:p>
    <w:p>
      <w:pPr>
        <w:pStyle w:val="Small"/>
      </w:pPr>
      <w:r>
        <w:t xml:space="preserve">Die Anlagen sind Bestandteile dieses Vertrags. Die technischen Projektwerte werden in Anlage B geführt. Änderungsvorschläge sind vor Unterzeichnung ausdrücklich abzustimmen.</w:t>
      </w:r>
    </w:p>
    <w:p>
      <w:pPr>
        <w:sectPr>
          <w:headerReference w:type="default" r:id="rIdHeader"/>
          <w:footerReference w:type="default" r:id="rIdFooter"/>
          <w:headerReference w:type="first" r:id="rIdEmptyHeader"/>
          <w:footerReference w:type="first" r:id="rIdEmptyFooter"/>
          <w:type w:val="nextPage"/>
          <w:pgSz w:w="12240" w:h="15840"/>
          <w:pgMar w:top="1000" w:right="1200" w:bottom="1000" w:left="1200" w:header="400" w:footer="400"/>
          <w:pgNumType w:fmt="lowerRoman" w:start="1"/>
          <w:titlePg/>
          <w:cols w:space="720"/>
        </w:sectPr>
      </w:pPr>
    </w:p>
    <w:p>
      <w:pPr>
        <w:pStyle w:val="Heading1"/>
        <w:numPr>
          <w:ilvl w:val="0"/>
          <w:numId w:val="42"/>
        </w:numPr>
      </w:pPr>
      <w:bookmarkStart w:id="1" w:name="Gegenstand"/>
      <w:r>
        <w:t xml:space="preserve">Vertragsgegenstand und Begriffe</w:t>
      </w:r>
      <w:bookmarkEnd w:id="1"/>
    </w:p>
    <w:p>
      <w:pPr>
        <w:pStyle w:val="Clause"/>
        <w:numPr>
          <w:ilvl w:val="1"/>
          <w:numId w:val="42"/>
        </w:numPr>
      </w:pPr>
      <w:bookmarkStart w:id="2" w:name="Nutzungszweck"/>
      <w:r>
        <w:t xml:space="preserve">Die Eigentümerin gestattet der Betreiberin, auf den in </w:t>
      </w:r>
      <w:r>
        <w:fldChar w:fldCharType="begin"/>
      </w:r>
      <w:r>
        <w:instrText xml:space="preserve"> REF AnlageA \w \h </w:instrText>
      </w:r>
      <w:r>
        <w:fldChar w:fldCharType="separate"/>
      </w:r>
      <w:r>
        <w:t xml:space="preserve">Anlage A</w:t>
      </w:r>
      <w:r>
        <w:fldChar w:fldCharType="end"/>
      </w:r>
      <w:r>
        <w:t xml:space="preserve"> bezeichneten Flächen eine </w:t>
      </w:r>
      <w:sdt>
        <w:sdtPr>
          <w:alias w:val="TECHNOLOGY"/>
          <w:tag w:val="TECHNOLOGY"/>
          <w:id w:val="1004"/>
          <w:text/>
        </w:sdtPr>
        <w:sdtContent>
          <w:r>
            <w:t xml:space="preserve">Windenergieanlage</w:t>
          </w:r>
        </w:sdtContent>
      </w:sdt>
      <w:r>
        <w:t xml:space="preserve"> für das Projekt </w:t>
      </w:r>
      <w:sdt>
        <w:sdtPr>
          <w:alias w:val="PROJECT"/>
          <w:tag w:val="PROJECT"/>
          <w:id w:val="1005"/>
          <w:text/>
        </w:sdtPr>
        <w:sdtContent>
          <w:r>
            <w:t xml:space="preserve">Windpark Nordfeld</w:t>
          </w:r>
        </w:sdtContent>
      </w:sdt>
      <w:r>
        <w:t xml:space="preserve"> zu planen, zu errichten, zu betreiben und nach Ende der Nutzung zurückzubauen. Die Nennleistung beträgt </w:t>
      </w:r>
      <w:sdt>
        <w:sdtPr>
          <w:alias w:val="CAPACITY"/>
          <w:tag w:val="CAPACITY"/>
          <w:id w:val="1006"/>
          <w:text/>
        </w:sdtPr>
        <w:sdtContent>
          <w:r>
            <w:t xml:space="preserve">6 MW</w:t>
          </w:r>
        </w:sdtContent>
      </w:sdt>
      <w:r>
        <w:t xml:space="preserve">.</w:t>
      </w:r>
      <w:bookmarkEnd w:id="2"/>
    </w:p>
    <w:p>
      <w:pPr>
        <w:pStyle w:val="Clause"/>
        <w:numPr>
          <w:ilvl w:val="1"/>
          <w:numId w:val="42"/>
        </w:numPr>
      </w:pPr>
      <w:r>
        <w:t xml:space="preserve">Das Vorhaben umfasst die Anlage, Fundament, Kranstellfläche, Kabeltrasse, Zuwegung und die in </w:t>
      </w:r>
      <w:r>
        <w:fldChar w:fldCharType="begin"/>
      </w:r>
      <w:r>
        <w:instrText xml:space="preserve"> REF AnlageB \w \h </w:instrText>
      </w:r>
      <w:r>
        <w:fldChar w:fldCharType="separate"/>
      </w:r>
      <w:r>
        <w:t xml:space="preserve">Anlage B</w:t>
      </w:r>
      <w:r>
        <w:fldChar w:fldCharType="end"/>
      </w:r>
      <w:r>
        <w:t xml:space="preserve"> einzeln bezeichneten Nebenanlagen. Zusätzliche Energieerzeugungsanlagen und Batteriespeicher sind nur aufgrund einer gesonderten Vereinbarung zulässig.</w:t>
      </w:r>
    </w:p>
    <w:p>
      <w:pPr>
        <w:pStyle w:val="Clause"/>
        <w:numPr>
          <w:ilvl w:val="1"/>
          <w:numId w:val="42"/>
        </w:numPr>
      </w:pPr>
      <w:r>
        <w:t xml:space="preserve">Für diesen Vertrag gelten die folgenden Begriffe. Abweichende technische Bezeichnungen in Anlagen verändern den vereinbarten Nutzungszweck nicht.</w:t>
      </w:r>
    </w:p>
    <w:p>
      <w:pPr>
        <w:pStyle w:val="Subclause"/>
        <w:numPr>
          <w:ilvl w:val="2"/>
          <w:numId w:val="42"/>
        </w:numPr>
      </w:pPr>
      <w:r>
        <w:t xml:space="preserve">Projektfläche ist die in Anlage A bezeichnete Hauptfläche einschließlich der gesondert bezeichneten dauerhaften Nebenflächen. Nur vorübergehend benötigte Bauflächen werden dort getrennt ausgewiesen.</w:t>
      </w:r>
    </w:p>
    <w:p>
      <w:pPr>
        <w:pStyle w:val="Subclause"/>
        <w:numPr>
          <w:ilvl w:val="2"/>
          <w:numId w:val="42"/>
        </w:numPr>
      </w:pPr>
      <w:r>
        <w:t xml:space="preserve">Baubeginn ist die erste dauerhafte bauliche Maßnahme auf der Projektfläche. Vermessung, Bodengutachten und die vorübergehende Einrichtung der Baustelle gelten für die Vergütung nicht als Baubeginn.</w:t>
      </w:r>
    </w:p>
    <w:p>
      <w:pPr>
        <w:pStyle w:val="Subclause"/>
        <w:numPr>
          <w:ilvl w:val="2"/>
          <w:numId w:val="42"/>
        </w:numPr>
      </w:pPr>
      <w:r>
        <w:t xml:space="preserve">Inbetriebnahme ist die erstmalige dauerhafte Aufnahme des vorgesehenen Betriebs nach Abschluss der technischen Prüfungen. Ein Probebetrieb von höchstens vier Wochen löst die Betriebsvergütung noch nicht aus.</w:t>
      </w:r>
    </w:p>
    <w:p>
      <w:pPr>
        <w:pStyle w:val="Subclause"/>
        <w:numPr>
          <w:ilvl w:val="2"/>
          <w:numId w:val="42"/>
        </w:numPr>
      </w:pPr>
      <w:r>
        <w:t xml:space="preserve">Vertragsjahr bezeichnet einen Zeitraum von zwölf Monaten ab Beginn der jeweiligen Zahlungspflicht. Kalenderjahr bezeichnet den Zeitraum vom 1 Januar bis 31 Dezember.</w:t>
      </w:r>
    </w:p>
    <w:p>
      <w:pPr>
        <w:pStyle w:val="Clause"/>
        <w:numPr>
          <w:ilvl w:val="1"/>
          <w:numId w:val="42"/>
        </w:numPr>
      </w:pPr>
      <w:r>
        <w:t xml:space="preserve">Die Parteien stimmen das Vorhaben mit den in Anlage B genannten Projektwerten ab. Bei Widersprüchen gelten für Grundstücke Anlage A und für technische Parameter Anlage B; die wirtschaftlichen und zeitlichen Verpflichtungen ergeben sich aus dem Vertragstext.</w:t>
      </w:r>
    </w:p>
    <w:p>
      <w:pPr>
        <w:pStyle w:val="TabLine"/>
      </w:pPr>
      <w:r>
        <w:t xml:space="preserve">Projektkennung</w:t>
        <w:tab/>
        <w:t xml:space="preserve">NF WEA 01</w:t>
        <w:tab/>
        <w:t xml:space="preserve">Planungsstand</w:t>
        <w:tab/>
        <w:t xml:space="preserve">9 Oktober 2026</w:t>
      </w:r>
    </w:p>
    <w:p>
      <w:r>
        <w:br w:type="page"/>
      </w:r>
    </w:p>
    <w:p>
      <w:pPr>
        <w:pStyle w:val="Heading1"/>
        <w:numPr>
          <w:ilvl w:val="0"/>
          <w:numId w:val="42"/>
        </w:numPr>
      </w:pPr>
      <w:bookmarkStart w:id="3" w:name="Grundstueck"/>
      <w:r>
        <w:t xml:space="preserve">Grundstück und Nutzungsrechte</w:t>
      </w:r>
      <w:bookmarkEnd w:id="3"/>
    </w:p>
    <w:p>
      <w:pPr>
        <w:pStyle w:val="Clause"/>
        <w:numPr>
          <w:ilvl w:val="1"/>
          <w:numId w:val="42"/>
        </w:numPr>
      </w:pPr>
      <w:r>
        <w:t xml:space="preserve">Die Hauptfläche liegt in der Gemarkung Nordfeld, Flur 2, </w:t>
      </w:r>
      <w:sdt>
        <w:sdtPr>
          <w:alias w:val="PARCEL"/>
          <w:tag w:val="PARCEL"/>
          <w:id w:val="1007"/>
          <w:text/>
        </w:sdtPr>
        <w:sdtContent>
          <w:r>
            <w:t xml:space="preserve">Flurstück 118/4</w:t>
          </w:r>
        </w:sdtContent>
      </w:sdt>
      <w:r>
        <w:t xml:space="preserve">. Sie umfasst </w:t>
      </w:r>
      <w:sdt>
        <w:sdtPr>
          <w:alias w:val="AREA"/>
          <w:tag w:val="AREA"/>
          <w:id w:val="1008"/>
          <w:text/>
        </w:sdtPr>
        <w:sdtContent>
          <w:r>
            <w:t xml:space="preserve">3.200 m²</w:t>
          </w:r>
        </w:sdtContent>
      </w:sdt>
      <w:r>
        <w:t xml:space="preserve">. Lage, Grenzen, Flächenart und zusätzliche Rechte sind im Grundstücksverzeichnis in </w:t>
      </w:r>
      <w:r>
        <w:fldChar w:fldCharType="begin"/>
      </w:r>
      <w:r>
        <w:instrText xml:space="preserve"> REF AnlageA \w \h </w:instrText>
      </w:r>
      <w:r>
        <w:fldChar w:fldCharType="separate"/>
      </w:r>
      <w:r>
        <w:t xml:space="preserve">Anlage A</w:t>
      </w:r>
      <w:r>
        <w:fldChar w:fldCharType="end"/>
      </w:r>
      <w:r>
        <w:t xml:space="preserve"> festzuhalten. Eine Änderung des Lageplans ersetzt keine Änderung des Nutzungsumfangs.</w:t>
      </w:r>
    </w:p>
    <w:p>
      <w:pPr>
        <w:pStyle w:val="Clause"/>
        <w:numPr>
          <w:ilvl w:val="1"/>
          <w:numId w:val="42"/>
        </w:numPr>
      </w:pPr>
      <w:r>
        <w:t xml:space="preserve">Die Betreiberin darf die Hauptfläche entsprechend dem vereinbarten Nutzungszweck betreten und nutzen. Die Eigentümerin sichert zu, über die von ihr zugesagten Rechte verfügen zu können; Rechte Dritter und Belastungen sind vor Baubeginn offenzulegen.</w:t>
      </w:r>
    </w:p>
    <w:p>
      <w:pPr>
        <w:pStyle w:val="Subclause"/>
        <w:numPr>
          <w:ilvl w:val="2"/>
          <w:numId w:val="42"/>
        </w:numPr>
      </w:pPr>
      <w:r>
        <w:t xml:space="preserve">Für die dauerhafte Kabeltrasse wird ein Streifen von vier Metern Breite bereitgestellt. Landwirtschaftliche Nutzung bleibt zulässig, soweit die Kabelanlage dadurch nicht beeinträchtigt wird. Lage und Tiefe werden vor Ausführung gemeinsam dokumentiert.</w:t>
      </w:r>
    </w:p>
    <w:p>
      <w:pPr>
        <w:pStyle w:val="Subclause"/>
        <w:numPr>
          <w:ilvl w:val="2"/>
          <w:numId w:val="42"/>
        </w:numPr>
      </w:pPr>
      <w:r>
        <w:t xml:space="preserve">Die in Anlage A bezeichnete Zuwegung muss den vereinbarten Schwerlastverkehr ermöglichen. Rechte auf fremden Grundstücken beschafft die Betreiberin, sofern im Grundstücksverzeichnis kein anderer Verantwortlicher benannt ist.</w:t>
      </w:r>
    </w:p>
    <w:p>
      <w:pPr>
        <w:pStyle w:val="Subclause"/>
        <w:numPr>
          <w:ilvl w:val="2"/>
          <w:numId w:val="42"/>
        </w:numPr>
      </w:pPr>
      <w:r>
        <w:t xml:space="preserve">Vorübergehende Lager- und Montageflächen sind spätestens sechs Monate nach Abschluss der Bauarbeiten zu räumen und wiederherzustellen. Der Ausgangszustand wird durch Fotos und ein gemeinsames Übergabeprotokoll festgehalten.</w:t>
      </w:r>
    </w:p>
    <w:p>
      <w:pPr>
        <w:pStyle w:val="Clause"/>
        <w:numPr>
          <w:ilvl w:val="1"/>
          <w:numId w:val="42"/>
        </w:numPr>
      </w:pPr>
      <w:r>
        <w:t xml:space="preserve">Die Eigentümerin unterlässt Maßnahmen, die den vereinbarten Betrieb wesentlich beeinträchtigen. Die Betreiberin berücksichtigt vorhandene Entwässerung, Bewirtschaftungswege und die in Anlage A bezeichneten Schutzbereiche.</w:t>
      </w:r>
    </w:p>
    <w:p>
      <w:pPr>
        <w:pStyle w:val="Clause"/>
        <w:numPr>
          <w:ilvl w:val="1"/>
          <w:numId w:val="42"/>
        </w:numPr>
      </w:pPr>
      <w:r>
        <w:t xml:space="preserve">Die Parteien stimmen erforderliche Erklärungen zur Sicherung von Nutzungs- und Leitungsrechten gesondert ab. Die Betreiberin trägt die unmittelbar durch das Projekt veranlassten Dokumentations- und Vollzugskosten.</w:t>
      </w:r>
    </w:p>
    <w:p>
      <w:pPr>
        <w:pStyle w:val="Clause"/>
        <w:numPr>
          <w:ilvl w:val="1"/>
          <w:numId w:val="42"/>
        </w:numPr>
      </w:pPr>
      <w:r>
        <w:t xml:space="preserve">Die Rückgabe der Flächen und die Behandlung unterirdischer Bestandteile richten sich nach Ziffer </w:t>
      </w:r>
      <w:r>
        <w:fldChar w:fldCharType="begin"/>
      </w:r>
      <w:r>
        <w:instrText xml:space="preserve"> REF Rueckbau \w \h </w:instrText>
      </w:r>
      <w:r>
        <w:fldChar w:fldCharType="separate"/>
      </w:r>
      <w:r>
        <w:t xml:space="preserve">8</w:t>
      </w:r>
      <w:r>
        <w:fldChar w:fldCharType="end"/>
      </w:r>
      <w:r>
        <w:t xml:space="preserve">. Die Nutzung anderer Flurstücke ist auch während des Rückbaus nur aufgrund der dafür vereinbarten Rechte zulässig.</w:t>
      </w:r>
    </w:p>
    <w:p>
      <w:r>
        <w:br w:type="page"/>
      </w:r>
    </w:p>
    <w:p>
      <w:pPr>
        <w:pStyle w:val="Heading1"/>
        <w:numPr>
          <w:ilvl w:val="0"/>
          <w:numId w:val="42"/>
        </w:numPr>
      </w:pPr>
      <w:bookmarkStart w:id="4" w:name="Planung"/>
      <w:r>
        <w:t xml:space="preserve">Planung Bau und Mitwirkung</w:t>
      </w:r>
      <w:bookmarkEnd w:id="4"/>
    </w:p>
    <w:p>
      <w:pPr>
        <w:pStyle w:val="Clause"/>
        <w:numPr>
          <w:ilvl w:val="1"/>
          <w:numId w:val="42"/>
        </w:numPr>
      </w:pPr>
      <w:r>
        <w:t xml:space="preserve">Die Betreiberin erstellt die Planung und beschafft die für das konkrete Vorhaben benötigten Freigaben und Anschlusszusagen. Die Eigentümerin stellt vorhandene Grundstücksunterlagen bereit und beantwortet sachbezogene Rückfragen innerhalb von vierzehn Tagen.</w:t>
      </w:r>
    </w:p>
    <w:p>
      <w:pPr>
        <w:pStyle w:val="Clause"/>
        <w:numPr>
          <w:ilvl w:val="1"/>
          <w:numId w:val="42"/>
        </w:numPr>
      </w:pPr>
      <w:r>
        <w:t xml:space="preserve">Vor Beginn dauerhafter Bauarbeiten legt die Betreiberin folgende Unterlagen vor. Die Vorlage dient der Abstimmung und begründet keine Prüfungspflicht der Eigentümerin für technische Inhalte.</w:t>
      </w:r>
    </w:p>
    <w:p>
      <w:pPr>
        <w:pStyle w:val="Subclause"/>
        <w:numPr>
          <w:ilvl w:val="2"/>
          <w:numId w:val="42"/>
        </w:numPr>
      </w:pPr>
      <w:r>
        <w:t xml:space="preserve">Projektplan mit Lage der Anlage, Zufahrt, Kabeltrasse und den temporär beanspruchten Flächen sowie ein Bauzeitenplan mit Beginn und voraussichtlichem Ende der Arbeiten.</w:t>
      </w:r>
    </w:p>
    <w:p>
      <w:pPr>
        <w:pStyle w:val="Subclause"/>
        <w:numPr>
          <w:ilvl w:val="2"/>
          <w:numId w:val="42"/>
        </w:numPr>
      </w:pPr>
      <w:r>
        <w:t xml:space="preserve">Nachweis der erforderlichen Projektfreigaben sowie eine auf das Vorhaben bezogene Bestätigung des Netzanschlusses. Die in </w:t>
      </w:r>
      <w:r>
        <w:fldChar w:fldCharType="begin"/>
      </w:r>
      <w:r>
        <w:instrText xml:space="preserve"> REF AnlageB \w \h </w:instrText>
      </w:r>
      <w:r>
        <w:fldChar w:fldCharType="separate"/>
      </w:r>
      <w:r>
        <w:t xml:space="preserve">Anlage B</w:t>
      </w:r>
      <w:r>
        <w:fldChar w:fldCharType="end"/>
      </w:r>
      <w:r>
        <w:t xml:space="preserve"> genannten Leistungswerte sind mit dieser Bestätigung abzugleichen.</w:t>
      </w:r>
    </w:p>
    <w:p>
      <w:pPr>
        <w:pStyle w:val="Subclause"/>
        <w:numPr>
          <w:ilvl w:val="2"/>
          <w:numId w:val="42"/>
        </w:numPr>
      </w:pPr>
      <w:r>
        <w:t xml:space="preserve">Nachweis des Versicherungsschutzes nach Ziffer </w:t>
      </w:r>
      <w:r>
        <w:fldChar w:fldCharType="begin"/>
      </w:r>
      <w:r>
        <w:instrText xml:space="preserve"> REF Haftung \w \h </w:instrText>
      </w:r>
      <w:r>
        <w:fldChar w:fldCharType="separate"/>
      </w:r>
      <w:r>
        <w:t xml:space="preserve">6</w:t>
      </w:r>
      <w:r>
        <w:fldChar w:fldCharType="end"/>
      </w:r>
      <w:r>
        <w:t xml:space="preserve"> und der vereinbarten Rückbausicherheit nach Ziffer </w:t>
      </w:r>
      <w:r>
        <w:fldChar w:fldCharType="begin"/>
      </w:r>
      <w:r>
        <w:instrText xml:space="preserve"> REF Rueckbau \w \h </w:instrText>
      </w:r>
      <w:r>
        <w:fldChar w:fldCharType="separate"/>
      </w:r>
      <w:r>
        <w:t xml:space="preserve">8</w:t>
      </w:r>
      <w:r>
        <w:fldChar w:fldCharType="end"/>
      </w:r>
      <w:r>
        <w:t xml:space="preserve">.</w:t>
      </w:r>
    </w:p>
    <w:p>
      <w:pPr>
        <w:pStyle w:val="Clause"/>
        <w:numPr>
          <w:ilvl w:val="1"/>
          <w:numId w:val="42"/>
        </w:numPr>
      </w:pPr>
      <w:r>
        <w:t xml:space="preserve">Als Baubeginn ist der 1 März 2027 vorgesehen. Die Inbetriebnahme wird für </w:t>
      </w:r>
      <w:sdt>
        <w:sdtPr>
          <w:alias w:val="START_DATE"/>
          <w:tag w:val="START_DATE"/>
          <w:id w:val="1009"/>
          <w:text/>
        </w:sdtPr>
        <w:sdtContent>
          <w:r>
            <w:t xml:space="preserve">1 Juni 2027</w:t>
          </w:r>
        </w:sdtContent>
      </w:sdt>
      <w:r>
        <w:t xml:space="preserve"> angestrebt. Diese Termine setzen rechtzeitig verfügbare Freigaben, Grundstücksrechte und Anschlusskapazitäten voraus.</w:t>
      </w:r>
    </w:p>
    <w:p>
      <w:pPr>
        <w:pStyle w:val="Clause"/>
        <w:numPr>
          <w:ilvl w:val="1"/>
          <w:numId w:val="42"/>
        </w:numPr>
      </w:pPr>
      <w:r>
        <w:t xml:space="preserve">Die Betreiberin zeigt eine voraussichtliche Verzögerung von mehr als acht Wochen unverzüglich an. Die Mitteilung nennt Ursache, aktualisierten Zeitplan und Auswirkungen auf die Flächennutzung. Eine Terminverschiebung verändert die Vergütung nur nach Maßgabe der Ziffer </w:t>
      </w:r>
      <w:r>
        <w:fldChar w:fldCharType="begin"/>
      </w:r>
      <w:r>
        <w:instrText xml:space="preserve"> REF Verguetung \w \h </w:instrText>
      </w:r>
      <w:r>
        <w:fldChar w:fldCharType="separate"/>
      </w:r>
      <w:r>
        <w:t xml:space="preserve">4</w:t>
      </w:r>
      <w:r>
        <w:fldChar w:fldCharType="end"/>
      </w:r>
      <w:r>
        <w:t xml:space="preserve">.</w:t>
      </w:r>
    </w:p>
    <w:p>
      <w:pPr>
        <w:pStyle w:val="Clause"/>
        <w:numPr>
          <w:ilvl w:val="1"/>
          <w:numId w:val="42"/>
        </w:numPr>
      </w:pPr>
      <w:r>
        <w:t xml:space="preserve">Erforderliche Änderungen an der Baustellenlogistik werden vor Ausführung abgestimmt. Bei Gefahr für Personen oder Sachen darf die Betreiberin notwendige Sofortmaßnahmen ergreifen und informiert die Eigentümerin anschließend ohne vermeidbare Verzögerung.</w:t>
      </w:r>
    </w:p>
    <w:p>
      <w:pPr>
        <w:pStyle w:val="Clause"/>
        <w:numPr>
          <w:ilvl w:val="1"/>
          <w:numId w:val="42"/>
        </w:numPr>
      </w:pPr>
      <w:r>
        <w:t xml:space="preserve">Bleiben wesentliche Voraussetzungen bis zum vereinbarten Endtermin aus, richten sich die Rechte der Parteien nach Ziffer </w:t>
      </w:r>
      <w:r>
        <w:fldChar w:fldCharType="begin"/>
      </w:r>
      <w:r>
        <w:instrText xml:space="preserve"> REF Laufzeit \w \h </w:instrText>
      </w:r>
      <w:r>
        <w:fldChar w:fldCharType="separate"/>
      </w:r>
      <w:r>
        <w:t xml:space="preserve">5</w:t>
      </w:r>
      <w:r>
        <w:fldChar w:fldCharType="end"/>
      </w:r>
      <w:r>
        <w:t xml:space="preserve">. Bereits eingerichtete temporäre Flächen werden bei Abbruch des Vorhabens entsprechend Ziffer </w:t>
      </w:r>
      <w:r>
        <w:fldChar w:fldCharType="begin"/>
      </w:r>
      <w:r>
        <w:instrText xml:space="preserve"> REF Rueckbau \w \h </w:instrText>
      </w:r>
      <w:r>
        <w:fldChar w:fldCharType="separate"/>
      </w:r>
      <w:r>
        <w:t xml:space="preserve">8</w:t>
      </w:r>
      <w:r>
        <w:fldChar w:fldCharType="end"/>
      </w:r>
      <w:r>
        <w:t xml:space="preserve"> wiederhergestellt.</w:t>
      </w:r>
    </w:p>
    <w:p>
      <w:r>
        <w:br w:type="page"/>
      </w:r>
    </w:p>
    <w:p>
      <w:pPr>
        <w:pStyle w:val="Heading1"/>
        <w:numPr>
          <w:ilvl w:val="0"/>
          <w:numId w:val="42"/>
        </w:numPr>
      </w:pPr>
      <w:bookmarkStart w:id="5" w:name="Verguetung"/>
      <w:r>
        <w:t xml:space="preserve">Vergütung und Zahlungsabwicklung</w:t>
      </w:r>
      <w:bookmarkEnd w:id="5"/>
    </w:p>
    <w:p>
      <w:pPr>
        <w:pStyle w:val="Clause"/>
        <w:numPr>
          <w:ilvl w:val="1"/>
          <w:numId w:val="42"/>
        </w:numPr>
      </w:pPr>
      <w:bookmarkStart w:id="6" w:name="Zahlungsbeginn"/>
      <w:commentRangeStart w:id="0"/>
      <w:r>
        <w:t xml:space="preserve">Die jährliche Betriebsvergütung für die Hauptfläche und die dauerhaften Nebenflächen beträgt </w:t>
      </w:r>
      <w:sdt>
        <w:sdtPr>
          <w:alias w:val="ANNUAL_RENT"/>
          <w:tag w:val="ANNUAL_RENT"/>
          <w:id w:val="1010"/>
          <w:text/>
        </w:sdtPr>
        <w:sdtContent>
          <w:r>
            <w:t xml:space="preserve">48.000 EUR</w:t>
          </w:r>
        </w:sdtContent>
      </w:sdt>
      <w:r>
        <w:t xml:space="preserve">. Die Zahlungspflicht beginnt mit der Inbetriebnahme gemäß Ziffer </w:t>
      </w:r>
      <w:r>
        <w:fldChar w:fldCharType="begin"/>
      </w:r>
      <w:r>
        <w:instrText xml:space="preserve"> REF Gegenstand \w \h </w:instrText>
      </w:r>
      <w:r>
        <w:fldChar w:fldCharType="separate"/>
      </w:r>
      <w:r>
        <w:t xml:space="preserve">1</w:t>
      </w:r>
      <w:r>
        <w:fldChar w:fldCharType="end"/>
      </w:r>
      <w:r>
        <w:t xml:space="preserve">. Für Teilzeiträume wird nach Kalendertagen abgerechnet.</w:t>
      </w:r>
      <w:commentRangeEnd w:id="0"/>
      <w:r>
        <w:rPr>
          <w:rStyle w:val="CommentReference"/>
        </w:rPr>
        <w:commentReference w:id="0"/>
      </w:r>
      <w:bookmarkEnd w:id="6"/>
    </w:p>
    <w:p>
      <w:pPr>
        <w:pStyle w:val="Clause"/>
        <w:numPr>
          <w:ilvl w:val="1"/>
          <w:numId w:val="42"/>
        </w:numPr>
      </w:pPr>
      <w:r>
        <w:t xml:space="preserve">Die einmalige Bauentschädigung wird nach Übergabe der temporären Flächen fällig. Schäden an bestehenden Kulturen sind darin nicht enthalten; sie werden auf Grundlage der gemeinsamen Zustandsdokumentation gesondert abgerechnet.</w:t>
      </w:r>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200"/>
        <w:gridCol w:w="3600"/>
        <w:gridCol w:w="4040"/>
      </w:tblGrid>
      <w:tr>
        <w:trPr>
          <w:cantSplit/>
          <w:tblHeader/>
        </w:trPr>
        <w:tc>
          <w:tcPr>
            <w:tcW w:w="2200" w:type="dxa"/>
            <w:vAlign w:val="center"/>
            <w:shd w:fill="E5E5E5"/>
          </w:tcPr>
          <w:p>
            <w:pPr>
              <w:pStyle w:val="TableHead"/>
            </w:pPr>
            <w:r>
              <w:t xml:space="preserve">Vergütungsart</w:t>
            </w:r>
          </w:p>
        </w:tc>
        <w:tc>
          <w:tcPr>
            <w:tcW w:w="3600" w:type="dxa"/>
            <w:vAlign w:val="center"/>
            <w:shd w:fill="E5E5E5"/>
          </w:tcPr>
          <w:p>
            <w:pPr>
              <w:pStyle w:val="TableHead"/>
            </w:pPr>
            <w:r>
              <w:t xml:space="preserve">Betrag oder Berechnung</w:t>
            </w:r>
          </w:p>
        </w:tc>
        <w:tc>
          <w:tcPr>
            <w:tcW w:w="4040" w:type="dxa"/>
            <w:vAlign w:val="center"/>
            <w:shd w:fill="E5E5E5"/>
          </w:tcPr>
          <w:p>
            <w:pPr>
              <w:pStyle w:val="TableHead"/>
            </w:pPr>
            <w:r>
              <w:t xml:space="preserve">Fälligkeit</w:t>
            </w:r>
          </w:p>
        </w:tc>
      </w:tr>
      <w:tr>
        <w:trPr>
          <w:cantSplit/>
        </w:trPr>
        <w:tc>
          <w:tcPr>
            <w:tcW w:w="2200" w:type="dxa"/>
            <w:vAlign w:val="center"/>
          </w:tcPr>
          <w:p>
            <w:pPr>
              <w:pStyle w:val="TableText"/>
            </w:pPr>
            <w:r>
              <w:t xml:space="preserve">Betriebsvergütung</w:t>
            </w:r>
          </w:p>
        </w:tc>
        <w:tc>
          <w:tcPr>
            <w:tcW w:w="3600" w:type="dxa"/>
            <w:vAlign w:val="center"/>
          </w:tcPr>
          <w:p>
            <w:pPr>
              <w:pStyle w:val="TableText"/>
            </w:pPr>
            <w:r>
              <w:t xml:space="preserve"/>
            </w:r>
            <w:sdt>
              <w:sdtPr>
                <w:alias w:val="ANNUAL_RENT"/>
                <w:tag w:val="ANNUAL_RENT"/>
                <w:id w:val="1011"/>
                <w:text/>
              </w:sdtPr>
              <w:sdtContent>
                <w:r>
                  <w:t xml:space="preserve">48.000 EUR</w:t>
                </w:r>
              </w:sdtContent>
            </w:sdt>
            <w:r>
              <w:t xml:space="preserve"> pro Jahr</w:t>
            </w:r>
          </w:p>
        </w:tc>
        <w:tc>
          <w:tcPr>
            <w:tcW w:w="4040" w:type="dxa"/>
            <w:vAlign w:val="center"/>
          </w:tcPr>
          <w:p>
            <w:pPr>
              <w:pStyle w:val="TableText"/>
            </w:pPr>
            <w:r>
              <w:t xml:space="preserve">Vierteljährlich zu gleichen Teilen</w:t>
            </w:r>
          </w:p>
        </w:tc>
      </w:tr>
      <w:tr>
        <w:trPr>
          <w:cantSplit/>
        </w:trPr>
        <w:tc>
          <w:tcPr>
            <w:tcW w:w="2200" w:type="dxa"/>
            <w:vAlign w:val="center"/>
          </w:tcPr>
          <w:p>
            <w:pPr>
              <w:pStyle w:val="TableText"/>
            </w:pPr>
            <w:r>
              <w:t xml:space="preserve">Erste Betriebsrate</w:t>
            </w:r>
          </w:p>
        </w:tc>
        <w:tc>
          <w:tcPr>
            <w:tcW w:w="3600" w:type="dxa"/>
            <w:vAlign w:val="center"/>
          </w:tcPr>
          <w:p>
            <w:pPr>
              <w:pStyle w:val="TableText"/>
            </w:pPr>
            <w:r>
              <w:t xml:space="preserve">Zeitanteilig ab Inbetriebnahme</w:t>
            </w:r>
          </w:p>
        </w:tc>
        <w:tc>
          <w:tcPr>
            <w:tcW w:w="4040" w:type="dxa"/>
            <w:vAlign w:val="center"/>
          </w:tcPr>
          <w:p>
            <w:pPr>
              <w:pStyle w:val="TableText"/>
            </w:pPr>
            <w:r>
              <w:t xml:space="preserve">14 Tage nach Beginn der Zahlungspflicht</w:t>
            </w:r>
          </w:p>
        </w:tc>
      </w:tr>
      <w:tr>
        <w:trPr>
          <w:cantSplit/>
        </w:trPr>
        <w:tc>
          <w:tcPr>
            <w:tcW w:w="2200" w:type="dxa"/>
            <w:vAlign w:val="center"/>
          </w:tcPr>
          <w:p>
            <w:pPr>
              <w:pStyle w:val="TableText"/>
            </w:pPr>
            <w:r>
              <w:t xml:space="preserve">Bauentschädigung</w:t>
            </w:r>
          </w:p>
        </w:tc>
        <w:tc>
          <w:tcPr>
            <w:tcW w:w="3600" w:type="dxa"/>
            <w:vAlign w:val="center"/>
          </w:tcPr>
          <w:p>
            <w:pPr>
              <w:pStyle w:val="TableText"/>
            </w:pPr>
            <w:r>
              <w:t xml:space="preserve">8.000 EUR einmalig</w:t>
            </w:r>
          </w:p>
        </w:tc>
        <w:tc>
          <w:tcPr>
            <w:tcW w:w="4040" w:type="dxa"/>
            <w:vAlign w:val="center"/>
          </w:tcPr>
          <w:p>
            <w:pPr>
              <w:pStyle w:val="TableText"/>
            </w:pPr>
            <w:r>
              <w:t xml:space="preserve">14 Tage nach Übergabe der Baufläche</w:t>
            </w:r>
          </w:p>
        </w:tc>
      </w:tr>
      <w:tr>
        <w:trPr>
          <w:cantSplit/>
        </w:trPr>
        <w:tc>
          <w:tcPr>
            <w:tcW w:w="2200" w:type="dxa"/>
            <w:vAlign w:val="center"/>
          </w:tcPr>
          <w:p>
            <w:pPr>
              <w:pStyle w:val="TableText"/>
            </w:pPr>
            <w:r>
              <w:t xml:space="preserve">Flurschäden</w:t>
            </w:r>
          </w:p>
        </w:tc>
        <w:tc>
          <w:tcPr>
            <w:tcW w:w="3600" w:type="dxa"/>
            <w:vAlign w:val="center"/>
          </w:tcPr>
          <w:p>
            <w:pPr>
              <w:pStyle w:val="TableText"/>
            </w:pPr>
            <w:r>
              <w:t xml:space="preserve">Nach dokumentiertem tatsächlichem Schaden</w:t>
            </w:r>
          </w:p>
        </w:tc>
        <w:tc>
          <w:tcPr>
            <w:tcW w:w="4040" w:type="dxa"/>
            <w:vAlign w:val="center"/>
          </w:tcPr>
          <w:p>
            <w:pPr>
              <w:pStyle w:val="TableText"/>
            </w:pPr>
            <w:r>
              <w:t xml:space="preserve">30 Tage nach abgestimmter Abrechnung</w:t>
            </w:r>
          </w:p>
        </w:tc>
      </w:tr>
      <w:tr>
        <w:trPr>
          <w:cantSplit/>
        </w:trPr>
        <w:tc>
          <w:tcPr>
            <w:tcW w:w="2200" w:type="dxa"/>
            <w:vAlign w:val="center"/>
          </w:tcPr>
          <w:p>
            <w:pPr>
              <w:pStyle w:val="TableText"/>
            </w:pPr>
            <w:r>
              <w:t xml:space="preserve">Zusätzliche Nutzung</w:t>
            </w:r>
          </w:p>
        </w:tc>
        <w:tc>
          <w:tcPr>
            <w:tcW w:w="3600" w:type="dxa"/>
            <w:vAlign w:val="center"/>
          </w:tcPr>
          <w:p>
            <w:pPr>
              <w:pStyle w:val="TableText"/>
            </w:pPr>
            <w:r>
              <w:t xml:space="preserve">Gesondert zu vereinbaren</w:t>
            </w:r>
          </w:p>
        </w:tc>
        <w:tc>
          <w:tcPr>
            <w:tcW w:w="4040" w:type="dxa"/>
            <w:vAlign w:val="center"/>
          </w:tcPr>
          <w:p>
            <w:pPr>
              <w:pStyle w:val="TableText"/>
            </w:pPr>
            <w:r>
              <w:t xml:space="preserve">Nach schriftlicher Ergänzung</w:t>
            </w:r>
          </w:p>
        </w:tc>
      </w:tr>
    </w:tbl>
    <w:p>
      <w:pPr>
        <w:pStyle w:val="Spacer"/>
      </w:pPr>
    </w:p>
    <w:p>
      <w:pPr>
        <w:pStyle w:val="Clause"/>
        <w:numPr>
          <w:ilvl w:val="1"/>
          <w:numId w:val="42"/>
        </w:numPr>
      </w:pPr>
      <w:r>
        <w:t xml:space="preserve">Die Betriebsvergütung wird jeweils zum 1 Januar eines Kalenderjahres erstmals nach drei vollständigen Betriebsjahren um zwei Prozent erhöht. Die Berechnung wird der Eigentümerin mit der ersten Rate des jeweiligen Jahres mitgeteilt.</w:t>
      </w:r>
    </w:p>
    <w:p>
      <w:pPr>
        <w:pStyle w:val="Clause"/>
        <w:numPr>
          <w:ilvl w:val="1"/>
          <w:numId w:val="42"/>
        </w:numPr>
      </w:pPr>
      <w:r>
        <w:t xml:space="preserve">Eine Umsatzsteuer wird nur zusätzlich gezahlt, soweit die Parteien dies für die konkrete Abrechnung vereinbart haben und eine entsprechende Rechnung vorliegt.</w:t>
      </w:r>
      <w:r>
        <w:rPr>
          <w:rStyle w:val="FootnoteReference"/>
        </w:rPr>
        <w:footnoteReference w:id="1"/>
      </w:r>
      <w:r>
        <w:t xml:space="preserve"> Bankverbindung und Rechnungsempfänger werden vor der ersten Zahlung gesondert bestätigt.</w:t>
      </w:r>
    </w:p>
    <w:p>
      <w:pPr>
        <w:pStyle w:val="Clause"/>
        <w:numPr>
          <w:ilvl w:val="1"/>
          <w:numId w:val="42"/>
        </w:numPr>
      </w:pPr>
      <w:r>
        <w:t xml:space="preserve">Die Betreiberin darf mit unbestrittenen Gegenforderungen aufrechnen. Bei einem Streit über einzelne Abrechnungsposten bleibt der unstreitige Teil zahlbar. Eine Anpassung von Projektleistung oder Nutzungsfläche führt nicht automatisch zu einer Änderung der Betriebsvergütung.</w:t>
      </w:r>
    </w:p>
    <w:p>
      <w:pPr>
        <w:pStyle w:val="Clause"/>
        <w:numPr>
          <w:ilvl w:val="1"/>
          <w:numId w:val="42"/>
        </w:numPr>
      </w:pPr>
      <w:r>
        <w:t xml:space="preserve">Vorzeitige Flächenrückgabe und ein endgültiger Projektabbruch werden nach Ziffer </w:t>
      </w:r>
      <w:r>
        <w:fldChar w:fldCharType="begin"/>
      </w:r>
      <w:r>
        <w:instrText xml:space="preserve"> REF Laufzeit \w \h </w:instrText>
      </w:r>
      <w:r>
        <w:fldChar w:fldCharType="separate"/>
      </w:r>
      <w:r>
        <w:t xml:space="preserve">5</w:t>
      </w:r>
      <w:r>
        <w:fldChar w:fldCharType="end"/>
      </w:r>
      <w:r>
        <w:t xml:space="preserve"> abgerechnet. Die Sicherheit nach Ziffer </w:t>
      </w:r>
      <w:r>
        <w:fldChar w:fldCharType="begin"/>
      </w:r>
      <w:r>
        <w:instrText xml:space="preserve"> REF Rueckbau \w \h </w:instrText>
      </w:r>
      <w:r>
        <w:fldChar w:fldCharType="separate"/>
      </w:r>
      <w:r>
        <w:t xml:space="preserve">8</w:t>
      </w:r>
      <w:r>
        <w:fldChar w:fldCharType="end"/>
      </w:r>
      <w:r>
        <w:t xml:space="preserve"> ist keine vorausgezahlte Vergütung.</w:t>
      </w:r>
    </w:p>
    <w:p>
      <w:r>
        <w:br w:type="page"/>
      </w:r>
    </w:p>
    <w:p>
      <w:pPr>
        <w:pStyle w:val="Heading1"/>
        <w:numPr>
          <w:ilvl w:val="0"/>
          <w:numId w:val="42"/>
        </w:numPr>
      </w:pPr>
      <w:bookmarkStart w:id="7" w:name="Laufzeit"/>
      <w:r>
        <w:t xml:space="preserve">Vertragslaufzeit und Beendigung</w:t>
      </w:r>
      <w:bookmarkEnd w:id="7"/>
    </w:p>
    <w:p>
      <w:pPr>
        <w:pStyle w:val="Clause"/>
        <w:numPr>
          <w:ilvl w:val="1"/>
          <w:numId w:val="42"/>
        </w:numPr>
      </w:pPr>
      <w:bookmarkStart w:id="8" w:name="Betriebsphase"/>
      <w:r>
        <w:t xml:space="preserve">Der Vertrag wird mit Unterzeichnung wirksam. Die feste Betriebsphase beträgt </w:t>
      </w:r>
      <w:del w:id="2002" w:author="Verhandlungspartner" w:date="2026-10-09T08:30:00Z">
        <w:r>
          <w:delText xml:space="preserve">20 Jahre</w:delText>
        </w:r>
      </w:del>
      <w:ins w:id="2003" w:author="Verhandlungspartner" w:date="2026-10-09T08:30:00Z">
        <w:r>
          <w:t xml:space="preserve">25 Jahre</w:t>
        </w:r>
      </w:ins>
      <w:r>
        <w:t xml:space="preserve"> ab der tatsächlichen Inbetriebnahme. Die Planungs- und Bauphase wird auf die Betriebsphase nicht angerechnet.</w:t>
      </w:r>
      <w:bookmarkEnd w:id="8"/>
    </w:p>
    <w:p>
      <w:pPr>
        <w:pStyle w:val="Clause"/>
        <w:numPr>
          <w:ilvl w:val="1"/>
          <w:numId w:val="42"/>
        </w:numPr>
      </w:pPr>
      <w:r>
        <w:t xml:space="preserve">Die Betreiberin kann die Betriebsphase einmal um fünf Jahre verlängern. Sie erklärt dies spätestens zwölf Monate vor Ablauf in Textform. Die bei Verlängerung geltende Betriebsvergütung wird nach dem bestehenden Anpassungsmechanismus fortgeschrieben.</w:t>
      </w:r>
    </w:p>
    <w:p>
      <w:pPr>
        <w:pStyle w:val="Clause"/>
        <w:numPr>
          <w:ilvl w:val="1"/>
          <w:numId w:val="42"/>
        </w:numPr>
      </w:pPr>
      <w:r>
        <w:t xml:space="preserve">Die Betreiberin kann den Vertrag beenden, wenn bis zum 31 Dezember 2028 keine für das Vorhaben ausreichenden Grundstücksrechte, Freigaben oder Anschlusskapazitäten verfügbar sind. Sie legt die hierfür maßgeblichen Unterlagen vor und erklärt die Beendigung innerhalb von drei Monaten nach Ablauf dieses Endtermins.</w:t>
      </w:r>
    </w:p>
    <w:p>
      <w:pPr>
        <w:pStyle w:val="Subclause"/>
        <w:numPr>
          <w:ilvl w:val="2"/>
          <w:numId w:val="42"/>
        </w:numPr>
      </w:pPr>
      <w:r>
        <w:t xml:space="preserve">Die Kündigung setzt voraus, dass die Betreiberin die von ihr zu beschaffenden Voraussetzungen mit angemessener Sorgfalt verfolgt hat und das Hindernis nicht durch eine zumutbare Änderung des Projektplans beseitigt werden kann.</w:t>
      </w:r>
    </w:p>
    <w:p>
      <w:pPr>
        <w:pStyle w:val="Subclause"/>
        <w:numPr>
          <w:ilvl w:val="2"/>
          <w:numId w:val="42"/>
        </w:numPr>
      </w:pPr>
      <w:r>
        <w:t xml:space="preserve">Die Eigentümerin darf vor Baubeginn kündigen, wenn die Betreiberin über einen Zeitraum von zwölf Monaten keine nachweisbaren Planungsschritte unternimmt und trotz Aufforderung mit einer Nachfrist von acht Wochen keine Fortsetzung darlegt.</w:t>
      </w:r>
    </w:p>
    <w:p>
      <w:pPr>
        <w:pStyle w:val="Clause"/>
        <w:numPr>
          <w:ilvl w:val="1"/>
          <w:numId w:val="42"/>
        </w:numPr>
      </w:pPr>
      <w:r>
        <w:t xml:space="preserve">Bei erheblichen Pflichtverletzungen ist vor einer Beendigung grundsätzlich eine angemessene Frist zur Abhilfe zu setzen. Die Frist entfällt, wenn eine weitere Nutzung der Fläche für die betroffene Partei aufgrund des konkreten Vorfalls unzumutbar ist.</w:t>
      </w:r>
    </w:p>
    <w:p>
      <w:pPr>
        <w:pStyle w:val="Clause"/>
        <w:numPr>
          <w:ilvl w:val="1"/>
          <w:numId w:val="42"/>
        </w:numPr>
      </w:pPr>
      <w:r>
        <w:t xml:space="preserve">Mit Vertragsende endet die Betriebsvergütung; die Ansprüche auf bereits entstandene Vergütung und Wiederherstellung bleiben bestehen. Während eines verzögerten Rückbaus wird für die weiter beanspruchten Flächen eine gesonderte Nutzungsentschädigung in zeitanteiliger Höhe der zuletzt gezahlten Vergütung berechnet.</w:t>
      </w:r>
    </w:p>
    <w:p>
      <w:pPr>
        <w:pStyle w:val="Clause"/>
        <w:numPr>
          <w:ilvl w:val="1"/>
          <w:numId w:val="42"/>
        </w:numPr>
      </w:pPr>
      <w:r>
        <w:t xml:space="preserve">Die ordnungsgemäße Rückgabe und Freigabe der Sicherheit richten sich nach Ziffer </w:t>
      </w:r>
      <w:r>
        <w:fldChar w:fldCharType="begin"/>
      </w:r>
      <w:r>
        <w:instrText xml:space="preserve"> REF Rueckbau \w \h </w:instrText>
      </w:r>
      <w:r>
        <w:fldChar w:fldCharType="separate"/>
      </w:r>
      <w:r>
        <w:t xml:space="preserve">8</w:t>
      </w:r>
      <w:r>
        <w:fldChar w:fldCharType="end"/>
      </w:r>
      <w:r>
        <w:t xml:space="preserve">. Eine vorzeitige Beendigung bestätigt nicht automatisch, dass sämtliche Flächen ordnungsgemäß zurückgegeben wurden.</w:t>
      </w:r>
    </w:p>
    <w:p>
      <w:r>
        <w:br w:type="page"/>
      </w:r>
    </w:p>
    <w:p>
      <w:pPr>
        <w:pStyle w:val="Heading1"/>
        <w:numPr>
          <w:ilvl w:val="0"/>
          <w:numId w:val="42"/>
        </w:numPr>
      </w:pPr>
      <w:bookmarkStart w:id="9" w:name="Haftung"/>
      <w:r>
        <w:t xml:space="preserve">Betrieb Haftung und Versicherung</w:t>
      </w:r>
      <w:bookmarkEnd w:id="9"/>
    </w:p>
    <w:p>
      <w:pPr>
        <w:pStyle w:val="Clause"/>
        <w:numPr>
          <w:ilvl w:val="1"/>
          <w:numId w:val="42"/>
        </w:numPr>
      </w:pPr>
      <w:r>
        <w:t xml:space="preserve">Die Betreiberin führt den Betrieb auf eigene Kosten und organisiert Wartung, Instandhaltung und die Überwachung der Anlage. Sie hält die vorhandenen Rettungs- und Bewirtschaftungswege frei und stimmt planbare Einschränkungen mit der Eigentümerin ab.</w:t>
      </w:r>
    </w:p>
    <w:p>
      <w:pPr>
        <w:pStyle w:val="Clause"/>
        <w:numPr>
          <w:ilvl w:val="1"/>
          <w:numId w:val="42"/>
        </w:numPr>
      </w:pPr>
      <w:r>
        <w:t xml:space="preserve">Die Betreiberin dokumentiert wesentliche Störungen, Beschädigungen und Vorkommnisse auf der Projektfläche. Bei Ereignissen, die Rechte oder Sachen der Eigentümerin betreffen, informiert sie die in </w:t>
      </w:r>
      <w:r>
        <w:fldChar w:fldCharType="begin"/>
      </w:r>
      <w:r>
        <w:instrText xml:space="preserve"> REF AnlageC \w \h </w:instrText>
      </w:r>
      <w:r>
        <w:fldChar w:fldCharType="separate"/>
      </w:r>
      <w:r>
        <w:t xml:space="preserve">Anlage C</w:t>
      </w:r>
      <w:r>
        <w:fldChar w:fldCharType="end"/>
      </w:r>
      <w:r>
        <w:t xml:space="preserve"> benannte Kontaktperson.</w:t>
      </w:r>
    </w:p>
    <w:p>
      <w:pPr>
        <w:pStyle w:val="Clause"/>
        <w:numPr>
          <w:ilvl w:val="1"/>
          <w:numId w:val="42"/>
        </w:numPr>
      </w:pPr>
      <w:r>
        <w:t xml:space="preserve">Die Betreiberin haftet für von ihr oder von ihren beauftragten Unternehmen schuldhaft verursachte unmittelbare Sachschäden. Bei einfacher Fahrlässigkeit ist die Haftung auf 500.000 EUR je Schadensereignis begrenzt. Die Begrenzung gilt nicht für Vorsatz, grobe Fahrlässigkeit und Personenschäden.</w:t>
      </w:r>
    </w:p>
    <w:p>
      <w:pPr>
        <w:pStyle w:val="Subclause"/>
        <w:numPr>
          <w:ilvl w:val="2"/>
          <w:numId w:val="42"/>
        </w:numPr>
      </w:pPr>
      <w:r>
        <w:t xml:space="preserve">Mittelbare Schäden und entgangener Gewinn sind bei einfacher Fahrlässigkeit ausgeschlossen. Schäden an landwirtschaftlichen Kulturen werden nach Ziffer </w:t>
      </w:r>
      <w:r>
        <w:fldChar w:fldCharType="begin"/>
      </w:r>
      <w:r>
        <w:instrText xml:space="preserve"> REF Verguetung \w \h </w:instrText>
      </w:r>
      <w:r>
        <w:fldChar w:fldCharType="separate"/>
      </w:r>
      <w:r>
        <w:t xml:space="preserve">4</w:t>
      </w:r>
      <w:r>
        <w:fldChar w:fldCharType="end"/>
      </w:r>
      <w:r>
        <w:t xml:space="preserve"> anhand der konkreten Nutzung und Zustandsdokumentation behandelt.</w:t>
      </w:r>
    </w:p>
    <w:p>
      <w:pPr>
        <w:pStyle w:val="Subclause"/>
        <w:numPr>
          <w:ilvl w:val="2"/>
          <w:numId w:val="42"/>
        </w:numPr>
      </w:pPr>
      <w:r>
        <w:t xml:space="preserve">Die Eigentümerin weist die Ursache und den Umfang geltend gemachter Schäden anhand verfügbarer Unterlagen nach. Beide Parteien wirken an der Untersuchung mit und ermöglichen eine zeitnahe Besichtigung.</w:t>
      </w:r>
    </w:p>
    <w:p>
      <w:pPr>
        <w:pStyle w:val="Clause"/>
        <w:numPr>
          <w:ilvl w:val="1"/>
          <w:numId w:val="42"/>
        </w:numPr>
      </w:pPr>
      <w:r>
        <w:t xml:space="preserve">Die Betreiberin unterhält während Bau und Betrieb eine Haftpflichtversicherung mit mindestens 5.000.000 EUR Deckung je Schadensereignis. Sie legt vor Baubeginn und anschließend auf begründete Anfrage eine Versicherungsbestätigung vor.</w:t>
      </w:r>
    </w:p>
    <w:p>
      <w:pPr>
        <w:pStyle w:val="Clause"/>
        <w:numPr>
          <w:ilvl w:val="1"/>
          <w:numId w:val="42"/>
        </w:numPr>
      </w:pPr>
      <w:r>
        <w:t xml:space="preserve">Wartungsunternehmen erhalten nur die für ihre Tätigkeit benötigten Zutrittsrechte. Die Betreiberin bleibt Ansprechpartnerin für deren Koordination und für die Wiederherstellung beschädigter Wege. Eine Beauftragung Dritter befreit sie nicht von eigenen Vertragspflichten.</w:t>
      </w:r>
    </w:p>
    <w:p>
      <w:pPr>
        <w:pStyle w:val="Clause"/>
        <w:numPr>
          <w:ilvl w:val="1"/>
          <w:numId w:val="42"/>
        </w:numPr>
      </w:pPr>
      <w:r>
        <w:t xml:space="preserve">Bei einer längerfristigen Betriebsunterbrechung legt die Betreiberin innerhalb von sechs Wochen einen Plan zur Sicherung der Anlage und der Flächen vor. Die Vergütungspflicht besteht während einer vorübergehenden Unterbrechung fort, soweit die Parteien keine abweichende Vereinbarung treffen.</w:t>
      </w:r>
    </w:p>
    <w:p>
      <w:r>
        <w:br w:type="page"/>
      </w:r>
    </w:p>
    <w:p>
      <w:pPr>
        <w:pStyle w:val="Heading1"/>
        <w:numPr>
          <w:ilvl w:val="0"/>
          <w:numId w:val="42"/>
        </w:numPr>
      </w:pPr>
      <w:bookmarkStart w:id="10" w:name="Uebertragung"/>
      <w:r>
        <w:t xml:space="preserve">Übertragung und Finanzierung</w:t>
      </w:r>
      <w:bookmarkEnd w:id="10"/>
    </w:p>
    <w:p>
      <w:pPr>
        <w:pStyle w:val="Clause"/>
        <w:numPr>
          <w:ilvl w:val="1"/>
          <w:numId w:val="42"/>
        </w:numPr>
      </w:pPr>
      <w:r>
        <w:t xml:space="preserve">Die Betreiberin darf ihre Rechte und Pflichten auf eine verbundene Projektgesellschaft übertragen, wenn die neue Gesellschaft sämtliche Vertragspflichten übernimmt und den vereinbarten Versicherungsschutz sowie die Rückbausicherheit nachweist.</w:t>
      </w:r>
    </w:p>
    <w:p>
      <w:pPr>
        <w:pStyle w:val="Clause"/>
        <w:numPr>
          <w:ilvl w:val="1"/>
          <w:numId w:val="42"/>
        </w:numPr>
      </w:pPr>
      <w:r>
        <w:t xml:space="preserve">Die Betreiberin teilt die beabsichtigte Übertragung mindestens vier Wochen zuvor mit. Die Mitteilung enthält Firma, Anschrift, Vertretung und Nachweise der neuen Gesellschaft. Die Eigentümerin erhebt Einwendungen innerhalb von vier Wochen unter Angabe eines konkreten Grundes.</w:t>
      </w:r>
    </w:p>
    <w:p>
      <w:pPr>
        <w:pStyle w:val="Subclause"/>
        <w:numPr>
          <w:ilvl w:val="2"/>
          <w:numId w:val="42"/>
        </w:numPr>
      </w:pPr>
      <w:r>
        <w:t xml:space="preserve">Einwendungen sind insbesondere zulässig, wenn die Pflichtenübernahme nicht eindeutig ist oder die vereinbarte Sicherheit und Versicherung nicht fortgeführt werden. Die Parteien stimmen ergänzende Nachweise vor Wirksamwerden der Übertragung ab.</w:t>
      </w:r>
    </w:p>
    <w:p>
      <w:pPr>
        <w:pStyle w:val="Subclause"/>
        <w:numPr>
          <w:ilvl w:val="2"/>
          <w:numId w:val="42"/>
        </w:numPr>
      </w:pPr>
      <w:r>
        <w:t xml:space="preserve">Die Übertragung allein verändert weder den Projektumfang noch die Vergütung oder die Laufzeit. Notwendige Anpassungen von Ansprechpartnern und Rechnungsdaten werden in </w:t>
      </w:r>
      <w:r>
        <w:fldChar w:fldCharType="begin"/>
      </w:r>
      <w:r>
        <w:instrText xml:space="preserve"> REF AnlageC \w \h </w:instrText>
      </w:r>
      <w:r>
        <w:fldChar w:fldCharType="separate"/>
      </w:r>
      <w:r>
        <w:t xml:space="preserve">Anlage C</w:t>
      </w:r>
      <w:r>
        <w:fldChar w:fldCharType="end"/>
      </w:r>
      <w:r>
        <w:t xml:space="preserve"> dokumentiert.</w:t>
      </w:r>
    </w:p>
    <w:p>
      <w:pPr>
        <w:pStyle w:val="Clause"/>
        <w:numPr>
          <w:ilvl w:val="1"/>
          <w:numId w:val="42"/>
        </w:numPr>
      </w:pPr>
      <w:r>
        <w:t xml:space="preserve">Für eine Übertragung an eine nicht verbundene Gesellschaft ist die Zustimmung der Eigentümerin erforderlich. Sie darf nicht ohne sachlichen Grund verweigert werden. Reine Änderungen der Beteiligungsverhältnisse der Betreiberin werden mitgeteilt, sofern sie die Projektdurchführung berühren.</w:t>
      </w:r>
    </w:p>
    <w:p>
      <w:pPr>
        <w:pStyle w:val="Clause"/>
        <w:numPr>
          <w:ilvl w:val="1"/>
          <w:numId w:val="42"/>
        </w:numPr>
      </w:pPr>
      <w:r>
        <w:t xml:space="preserve">Die Eigentümerin wirkt an sachlich erforderlichen Erklärungen für die Projektfinanzierung mit. Zusätzliche eigene Zahlungspflichten, Garantien oder eine Erweiterung der Grundstücksnutzung entstehen dadurch nur bei gesonderter ausdrücklicher Vereinbarung.</w:t>
      </w:r>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200"/>
        <w:gridCol w:w="3800"/>
        <w:gridCol w:w="3840"/>
      </w:tblGrid>
      <w:tr>
        <w:trPr>
          <w:cantSplit/>
          <w:tblHeader/>
        </w:trPr>
        <w:tc>
          <w:tcPr>
            <w:tcW w:w="2200" w:type="dxa"/>
            <w:vAlign w:val="center"/>
            <w:shd w:fill="E5E5E5"/>
          </w:tcPr>
          <w:p>
            <w:pPr>
              <w:pStyle w:val="TableHead"/>
            </w:pPr>
            <w:r>
              <w:t xml:space="preserve">Vorgang</w:t>
            </w:r>
          </w:p>
        </w:tc>
        <w:tc>
          <w:tcPr>
            <w:tcW w:w="3800" w:type="dxa"/>
            <w:vAlign w:val="center"/>
            <w:shd w:fill="E5E5E5"/>
          </w:tcPr>
          <w:p>
            <w:pPr>
              <w:pStyle w:val="TableHead"/>
            </w:pPr>
            <w:r>
              <w:t xml:space="preserve">Vorzulegende Unterlagen</w:t>
            </w:r>
          </w:p>
        </w:tc>
        <w:tc>
          <w:tcPr>
            <w:tcW w:w="3840" w:type="dxa"/>
            <w:vAlign w:val="center"/>
            <w:shd w:fill="E5E5E5"/>
          </w:tcPr>
          <w:p>
            <w:pPr>
              <w:pStyle w:val="TableHead"/>
            </w:pPr>
            <w:r>
              <w:t xml:space="preserve">Dokumentation</w:t>
            </w:r>
          </w:p>
        </w:tc>
      </w:tr>
      <w:tr>
        <w:trPr>
          <w:cantSplit/>
        </w:trPr>
        <w:tc>
          <w:tcPr>
            <w:tcW w:w="2200" w:type="dxa"/>
            <w:vAlign w:val="center"/>
          </w:tcPr>
          <w:p>
            <w:pPr>
              <w:pStyle w:val="TableText"/>
            </w:pPr>
            <w:r>
              <w:t xml:space="preserve">Übertragung an verbundene Gesellschaft</w:t>
            </w:r>
          </w:p>
        </w:tc>
        <w:tc>
          <w:tcPr>
            <w:tcW w:w="3800" w:type="dxa"/>
            <w:vAlign w:val="center"/>
          </w:tcPr>
          <w:p>
            <w:pPr>
              <w:pStyle w:val="TableText"/>
            </w:pPr>
            <w:r>
              <w:t xml:space="preserve">Pflichtenübernahme und Versicherungsnachweis</w:t>
            </w:r>
          </w:p>
        </w:tc>
        <w:tc>
          <w:tcPr>
            <w:tcW w:w="3840" w:type="dxa"/>
            <w:vAlign w:val="center"/>
          </w:tcPr>
          <w:p>
            <w:pPr>
              <w:pStyle w:val="TableText"/>
            </w:pPr>
            <w:r>
              <w:t xml:space="preserve">Ergänzung zu Anlage C</w:t>
            </w:r>
          </w:p>
        </w:tc>
      </w:tr>
      <w:tr>
        <w:trPr>
          <w:cantSplit/>
        </w:trPr>
        <w:tc>
          <w:tcPr>
            <w:tcW w:w="2200" w:type="dxa"/>
            <w:vAlign w:val="center"/>
          </w:tcPr>
          <w:p>
            <w:pPr>
              <w:pStyle w:val="TableText"/>
            </w:pPr>
            <w:r>
              <w:t xml:space="preserve">Übertragung an Dritte</w:t>
            </w:r>
          </w:p>
        </w:tc>
        <w:tc>
          <w:tcPr>
            <w:tcW w:w="3800" w:type="dxa"/>
            <w:vAlign w:val="center"/>
          </w:tcPr>
          <w:p>
            <w:pPr>
              <w:pStyle w:val="TableText"/>
            </w:pPr>
            <w:r>
              <w:t xml:space="preserve">Zustimmung und vollständige Nachweise</w:t>
            </w:r>
          </w:p>
        </w:tc>
        <w:tc>
          <w:tcPr>
            <w:tcW w:w="3840" w:type="dxa"/>
            <w:vAlign w:val="center"/>
          </w:tcPr>
          <w:p>
            <w:pPr>
              <w:pStyle w:val="TableText"/>
            </w:pPr>
            <w:r>
              <w:t xml:space="preserve">Gesonderte Vereinbarung</w:t>
            </w:r>
          </w:p>
        </w:tc>
      </w:tr>
      <w:tr>
        <w:trPr>
          <w:cantSplit/>
        </w:trPr>
        <w:tc>
          <w:tcPr>
            <w:tcW w:w="2200" w:type="dxa"/>
            <w:vAlign w:val="center"/>
          </w:tcPr>
          <w:p>
            <w:pPr>
              <w:pStyle w:val="TableText"/>
            </w:pPr>
            <w:r>
              <w:t xml:space="preserve">Erklärung zur Finanzierung</w:t>
            </w:r>
          </w:p>
        </w:tc>
        <w:tc>
          <w:tcPr>
            <w:tcW w:w="3800" w:type="dxa"/>
            <w:vAlign w:val="center"/>
          </w:tcPr>
          <w:p>
            <w:pPr>
              <w:pStyle w:val="TableText"/>
            </w:pPr>
            <w:r>
              <w:t xml:space="preserve">Konkreter Entwurf der angefragten Erklärung</w:t>
            </w:r>
          </w:p>
        </w:tc>
        <w:tc>
          <w:tcPr>
            <w:tcW w:w="3840" w:type="dxa"/>
            <w:vAlign w:val="center"/>
          </w:tcPr>
          <w:p>
            <w:pPr>
              <w:pStyle w:val="TableText"/>
            </w:pPr>
            <w:r>
              <w:t xml:space="preserve">Abgestimmte Erklärung</w:t>
            </w:r>
          </w:p>
        </w:tc>
      </w:tr>
    </w:tbl>
    <w:p>
      <w:pPr>
        <w:pStyle w:val="Spacer"/>
      </w:pPr>
    </w:p>
    <w:p>
      <w:pPr>
        <w:pStyle w:val="Clause"/>
        <w:numPr>
          <w:ilvl w:val="1"/>
          <w:numId w:val="42"/>
        </w:numPr>
      </w:pPr>
      <w:r>
        <w:t xml:space="preserve">Die Freigabe vorhandener Sicherheiten erfolgt erst nach Vorlage gleichwertiger Ersatzsicherheiten. Die Einzelheiten richten sich nach Ziffer </w:t>
      </w:r>
      <w:r>
        <w:fldChar w:fldCharType="begin"/>
      </w:r>
      <w:r>
        <w:instrText xml:space="preserve"> REF Rueckbau \w \h </w:instrText>
      </w:r>
      <w:r>
        <w:fldChar w:fldCharType="separate"/>
      </w:r>
      <w:r>
        <w:t xml:space="preserve">8</w:t>
      </w:r>
      <w:r>
        <w:fldChar w:fldCharType="end"/>
      </w:r>
      <w:r>
        <w:t xml:space="preserve">.</w:t>
      </w:r>
    </w:p>
    <w:p>
      <w:r>
        <w:br w:type="page"/>
      </w:r>
    </w:p>
    <w:p>
      <w:pPr>
        <w:pStyle w:val="Heading1"/>
        <w:numPr>
          <w:ilvl w:val="0"/>
          <w:numId w:val="42"/>
        </w:numPr>
      </w:pPr>
      <w:bookmarkStart w:id="11" w:name="Rueckbau"/>
      <w:r>
        <w:t xml:space="preserve">Rückbau und Wiederherstellung</w:t>
      </w:r>
      <w:bookmarkEnd w:id="11"/>
    </w:p>
    <w:p>
      <w:pPr>
        <w:pStyle w:val="Clause"/>
        <w:numPr>
          <w:ilvl w:val="1"/>
          <w:numId w:val="42"/>
        </w:numPr>
      </w:pPr>
      <w:bookmarkStart w:id="12" w:name="Rueckbaufrist"/>
      <w:r>
        <w:t xml:space="preserve">Die Betreiberin entfernt ihre Anlage und die von ihr errichteten Nebenanlagen spätestens sechs Monate nach Ende der Betriebsphase. Sie stellt die genutzten Flächen in einen Zustand zurück, der die zuvor dokumentierte Nutzung ermöglicht.</w:t>
      </w:r>
      <w:bookmarkEnd w:id="12"/>
    </w:p>
    <w:p>
      <w:pPr>
        <w:pStyle w:val="Subclause"/>
        <w:numPr>
          <w:ilvl w:val="2"/>
          <w:numId w:val="42"/>
        </w:numPr>
      </w:pPr>
      <w:r>
        <w:t xml:space="preserve">Fundamente werden bis zur gemeinsam vereinbarten Tiefe entfernt. Die konkrete Tiefe und die Behandlung der Leitungen werden anhand des Lageplans vor Vertragsabschluss in Anlage B festgelegt.</w:t>
      </w:r>
    </w:p>
    <w:p>
      <w:pPr>
        <w:pStyle w:val="Subclause"/>
        <w:numPr>
          <w:ilvl w:val="2"/>
          <w:numId w:val="42"/>
        </w:numPr>
      </w:pPr>
      <w:r>
        <w:t xml:space="preserve">Vorhandene Entwässerung, Bewirtschaftungswege und Bodenaufbau werden soweit durch das Vorhaben verändert wiederhergestellt. Geeignete Nachweise zu Materialabfuhr und Wiederherstellung werden dem Rückgabeprotokoll beigefügt.</w:t>
      </w:r>
    </w:p>
    <w:p>
      <w:pPr>
        <w:pStyle w:val="Subclause"/>
        <w:numPr>
          <w:ilvl w:val="2"/>
          <w:numId w:val="42"/>
        </w:numPr>
      </w:pPr>
      <w:r>
        <w:t xml:space="preserve">Eine vollständige oder teilweise Übernahme einzelner Bestandteile durch die Eigentümerin wird gesondert schriftlich vereinbart. Das bloße Belassen einer Leitung gilt nicht als Zustimmung zur Übernahme.</w:t>
      </w:r>
    </w:p>
    <w:p>
      <w:pPr>
        <w:pStyle w:val="Clause"/>
        <w:numPr>
          <w:ilvl w:val="1"/>
          <w:numId w:val="42"/>
        </w:numPr>
      </w:pPr>
      <w:bookmarkStart w:id="13" w:name="Rueckbausicherheit"/>
      <w:commentRangeStart w:id="1"/>
      <w:r>
        <w:t xml:space="preserve">Vor Beginn dauerhafter Bauarbeiten stellt die Betreiberin eine Rückbausicherheit über </w:t>
      </w:r>
      <w:del w:id="2004" w:author="Verhandlungspartner" w:date="2026-10-09T08:30:00Z">
        <w:r>
          <w:delText xml:space="preserve">100.000 EUR</w:delText>
        </w:r>
      </w:del>
      <w:ins w:id="2005" w:author="Verhandlungspartner" w:date="2026-10-09T08:30:00Z">
        <w:r>
          <w:t xml:space="preserve">150.000 EUR</w:t>
        </w:r>
      </w:ins>
      <w:r>
        <w:t xml:space="preserve">. Die Sicherheit dient ausschließlich den vertraglichen Rückbau- und Wiederherstellungspflichten. Form und Aussteller werden vor Baubeginn gemeinsam bestätigt.</w:t>
      </w:r>
      <w:commentRangeEnd w:id="1"/>
      <w:r>
        <w:rPr>
          <w:rStyle w:val="CommentReference"/>
        </w:rPr>
        <w:commentReference w:id="1"/>
      </w:r>
      <w:bookmarkEnd w:id="13"/>
    </w:p>
    <w:p>
      <w:pPr>
        <w:pStyle w:val="Clause"/>
        <w:numPr>
          <w:ilvl w:val="1"/>
          <w:numId w:val="42"/>
        </w:numPr>
      </w:pPr>
      <w:r>
        <w:t xml:space="preserve">Die Höhe der Sicherheit wird alle fünf Jahre anhand einer nachvollziehbaren Kostenschätzung überprüft. Eine Anpassung erfolgt gemeinsam, wenn die dokumentierten voraussichtlichen Rückbaukosten wesentlich vom gesicherten Betrag abweichen. Eine einseitige Erhöhung ist ausgeschlossen.</w:t>
      </w:r>
    </w:p>
    <w:p>
      <w:pPr>
        <w:pStyle w:val="Clause"/>
        <w:numPr>
          <w:ilvl w:val="1"/>
          <w:numId w:val="42"/>
        </w:numPr>
      </w:pPr>
      <w:r>
        <w:t xml:space="preserve">Vor dem geplanten Rückbau findet eine gemeinsame Besichtigung statt. Die Betreiberin übermittelt einen Ablaufplan einschließlich Zufahrt, Materialabtransport, Schutzmaßnahmen und der vorübergehend benötigten Flächen. Rechte auf fremden Flächen sind vor Durchführung nachzuweisen.</w:t>
      </w:r>
    </w:p>
    <w:p>
      <w:pPr>
        <w:pStyle w:val="Clause"/>
        <w:numPr>
          <w:ilvl w:val="1"/>
          <w:numId w:val="42"/>
        </w:numPr>
      </w:pPr>
      <w:r>
        <w:t xml:space="preserve">Nach Abschluss der Arbeiten erstellen die Parteien ein Rückgabeprotokoll. Offene Punkte erhalten eine Frist zur Nachbesserung. Die Sicherheit wird nach Erfüllung der dokumentierten Pflichten freigegeben; unstreitige Teilbeträge können vorab freigegeben werden.</w:t>
      </w:r>
    </w:p>
    <w:p>
      <w:pPr>
        <w:pStyle w:val="Clause"/>
        <w:numPr>
          <w:ilvl w:val="1"/>
          <w:numId w:val="42"/>
        </w:numPr>
      </w:pPr>
      <w:r>
        <w:t xml:space="preserve">Die weiteren Zahlungspflichten nach Vertragsende ergeben sich aus Ziffer </w:t>
      </w:r>
      <w:r>
        <w:fldChar w:fldCharType="begin"/>
      </w:r>
      <w:r>
        <w:instrText xml:space="preserve"> REF Laufzeit \w \h </w:instrText>
      </w:r>
      <w:r>
        <w:fldChar w:fldCharType="separate"/>
      </w:r>
      <w:r>
        <w:t xml:space="preserve">5</w:t>
      </w:r>
      <w:r>
        <w:fldChar w:fldCharType="end"/>
      </w:r>
      <w:r>
        <w:t xml:space="preserve">. Vorübergehende Bauflächen werden unabhängig vom Ende der Betriebsphase entsprechend Ziffer </w:t>
      </w:r>
      <w:r>
        <w:fldChar w:fldCharType="begin"/>
      </w:r>
      <w:r>
        <w:instrText xml:space="preserve"> REF Grundstueck \w \h </w:instrText>
      </w:r>
      <w:r>
        <w:fldChar w:fldCharType="separate"/>
      </w:r>
      <w:r>
        <w:t xml:space="preserve">2</w:t>
      </w:r>
      <w:r>
        <w:fldChar w:fldCharType="end"/>
      </w:r>
      <w:r>
        <w:t xml:space="preserve"> zurückgegeben.</w:t>
      </w:r>
    </w:p>
    <w:p>
      <w:r>
        <w:br w:type="page"/>
      </w:r>
    </w:p>
    <w:p>
      <w:pPr>
        <w:pStyle w:val="Heading1"/>
        <w:numPr>
          <w:ilvl w:val="0"/>
          <w:numId w:val="42"/>
        </w:numPr>
      </w:pPr>
      <w:bookmarkStart w:id="14" w:name="Vertraulichkeit"/>
      <w:r>
        <w:t xml:space="preserve">Vertraulichkeit und Kommunikation</w:t>
      </w:r>
      <w:bookmarkEnd w:id="14"/>
    </w:p>
    <w:p>
      <w:pPr>
        <w:pStyle w:val="Clause"/>
        <w:numPr>
          <w:ilvl w:val="1"/>
          <w:numId w:val="42"/>
        </w:numPr>
      </w:pPr>
      <w:r>
        <w:t xml:space="preserve">Die Parteien behandeln nicht öffentliche Vertrags- und Projektunterlagen vertraulich. Eine Weitergabe an beauftragte Berater, technische Dienstleister und finanzierende Stellen ist im erforderlichen Umfang zulässig. Die Empfänger werden zur vertraulichen Behandlung verpflichtet.</w:t>
      </w:r>
    </w:p>
    <w:p>
      <w:pPr>
        <w:pStyle w:val="Clause"/>
        <w:numPr>
          <w:ilvl w:val="1"/>
          <w:numId w:val="42"/>
        </w:numPr>
      </w:pPr>
      <w:r>
        <w:t xml:space="preserve">Die in </w:t>
      </w:r>
      <w:r>
        <w:fldChar w:fldCharType="begin"/>
      </w:r>
      <w:r>
        <w:instrText xml:space="preserve"> REF AnlageC \w \h </w:instrText>
      </w:r>
      <w:r>
        <w:fldChar w:fldCharType="separate"/>
      </w:r>
      <w:r>
        <w:t xml:space="preserve">Anlage C</w:t>
      </w:r>
      <w:r>
        <w:fldChar w:fldCharType="end"/>
      </w:r>
      <w:r>
        <w:t xml:space="preserve"> benannten Ansprechpartner koordinieren Termine, Unterlagen und Rückfragen. Erklärungen zur Beendigung, Verlängerung oder Übertragung des Vertrages sind zusätzlich an die dort bezeichnete Zustelladresse zu richten.</w:t>
      </w:r>
    </w:p>
    <w:p>
      <w:pPr>
        <w:pStyle w:val="Clause"/>
        <w:numPr>
          <w:ilvl w:val="1"/>
          <w:numId w:val="42"/>
        </w:numPr>
      </w:pPr>
      <w:r>
        <w:t xml:space="preserve">Eine Änderung von Kontakt- oder Rechnungsdaten wird in Textform mitgeteilt. Solange keine Änderung mitgeteilt wurde, dürfen die Parteien die zuletzt bestätigten Angaben verwenden. Die Betreiberin pflegt die technische Projektkennung in ihrer laufenden Kommunikation.</w:t>
      </w:r>
    </w:p>
    <w:p>
      <w:pPr>
        <w:pStyle w:val="Heading1"/>
        <w:numPr>
          <w:ilvl w:val="0"/>
          <w:numId w:val="42"/>
        </w:numPr>
      </w:pPr>
      <w:bookmarkStart w:id="15" w:name="Schluss"/>
      <w:r>
        <w:t xml:space="preserve">Schlussbestimmungen</w:t>
      </w:r>
      <w:bookmarkEnd w:id="15"/>
    </w:p>
    <w:p>
      <w:pPr>
        <w:pStyle w:val="Clause"/>
        <w:numPr>
          <w:ilvl w:val="1"/>
          <w:numId w:val="42"/>
        </w:numPr>
      </w:pPr>
      <w:r>
        <w:t xml:space="preserve">Änderungen des Nutzungsumfangs, der Vergütung und der Laufzeit werden in einer von beiden Parteien bestätigten Vertragsfassung dokumentiert. Die Parteien halten auch den Stand der Anlagen und die zugehörigen Lagepläne eindeutig fest.</w:t>
      </w:r>
    </w:p>
    <w:p>
      <w:pPr>
        <w:pStyle w:val="Clause"/>
        <w:numPr>
          <w:ilvl w:val="1"/>
          <w:numId w:val="42"/>
        </w:numPr>
      </w:pPr>
      <w:r>
        <w:t xml:space="preserve">Die Anlagen A, B und C sind Bestandteile dieses Vertrages. Bei Widersprüchen ist zunächst zu prüfen, ob sie unterschiedliche Sachverhalte betreffen. Verbleibende Widersprüche werden vor Unterzeichnung ausdrücklich aufgelöst.</w:t>
      </w:r>
      <w:r>
        <w:rPr>
          <w:rStyle w:val="FootnoteReference"/>
        </w:rPr>
        <w:footnoteReference w:id="2"/>
      </w:r>
    </w:p>
    <w:p>
      <w:pPr>
        <w:pStyle w:val="Clause"/>
        <w:numPr>
          <w:ilvl w:val="1"/>
          <w:numId w:val="42"/>
        </w:numPr>
      </w:pPr>
      <w:r>
        <w:t xml:space="preserve">Sollten einzelne Bestimmungen einer Anpassung bedürfen, stimmen die Parteien eine Regelung ab, die den betroffenen Sachverhalt und den vereinbarten Vertragszweck berücksichtigt. Die übrigen Verpflichtungen werden dadurch nicht ohne weitere Prüfung verändert.</w:t>
      </w:r>
    </w:p>
    <w:p>
      <w:pPr>
        <w:pStyle w:val="Clause"/>
        <w:numPr>
          <w:ilvl w:val="1"/>
          <w:numId w:val="42"/>
        </w:numPr>
      </w:pPr>
      <w:r>
        <w:t xml:space="preserve">Jede Partei erhält eine vollständige Vertragsfassung einschließlich der Anlagen. Offene Kommentare und vorgeschlagene Änderungen sind vor einer abschließenden Fassung jeweils ausdrücklich zu bearbeiten.</w:t>
      </w:r>
    </w:p>
    <w:p>
      <w:pPr>
        <w:sectPr>
          <w:headerReference w:type="default" r:id="rIdHeader"/>
          <w:footerReference w:type="default" r:id="rIdFooter"/>
          <w:type w:val="nextPage"/>
          <w:pgSz w:w="12240" w:h="15840"/>
          <w:pgMar w:top="1000" w:right="1200" w:bottom="1000" w:left="1200" w:header="400" w:footer="400"/>
          <w:pgNumType w:start="1"/>
          <w:cols w:space="720"/>
        </w:sectPr>
      </w:pPr>
    </w:p>
    <w:p>
      <w:pPr>
        <w:pStyle w:val="AnnexHeading"/>
        <w:numPr>
          <w:ilvl w:val="0"/>
          <w:numId w:val="44"/>
        </w:numPr>
      </w:pPr>
      <w:bookmarkStart w:id="16" w:name="AnlageA"/>
      <w:r>
        <w:t xml:space="preserve">Grundstücksverzeichnis</w:t>
      </w:r>
      <w:bookmarkEnd w:id="16"/>
    </w:p>
    <w:p>
      <w:pPr>
        <w:pStyle w:val="Normal"/>
      </w:pPr>
      <w:r>
        <w:t xml:space="preserve">Projekt </w:t>
      </w:r>
      <w:sdt>
        <w:sdtPr>
          <w:alias w:val="PROJECT"/>
          <w:tag w:val="PROJECT"/>
          <w:id w:val="1012"/>
          <w:text/>
        </w:sdtPr>
        <w:sdtContent>
          <w:r>
            <w:t xml:space="preserve">Windpark Nordfeld</w:t>
          </w:r>
        </w:sdtContent>
      </w:sdt>
      <w:r>
        <w:t xml:space="preserve">   Grundstücke und Flächenrechte gemäß Ziffer </w:t>
      </w:r>
      <w:r>
        <w:fldChar w:fldCharType="begin"/>
      </w:r>
      <w:r>
        <w:instrText xml:space="preserve"> REF Grundstueck \w \h </w:instrText>
      </w:r>
      <w:r>
        <w:fldChar w:fldCharType="separate"/>
      </w:r>
      <w:r>
        <w:t xml:space="preserve">2</w:t>
      </w:r>
      <w:r>
        <w:fldChar w:fldCharType="end"/>
      </w:r>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700"/>
        <w:gridCol w:w="2400"/>
        <w:gridCol w:w="2850"/>
        <w:gridCol w:w="3890"/>
      </w:tblGrid>
      <w:tr>
        <w:trPr>
          <w:cantSplit/>
          <w:tblHeader/>
        </w:trPr>
        <w:tc>
          <w:tcPr>
            <w:tcW w:w="700" w:type="dxa"/>
            <w:vAlign w:val="center"/>
            <w:shd w:fill="E5E5E5"/>
          </w:tcPr>
          <w:p>
            <w:pPr>
              <w:pStyle w:val="TableHead"/>
            </w:pPr>
            <w:r>
              <w:t xml:space="preserve">Pos</w:t>
            </w:r>
          </w:p>
        </w:tc>
        <w:tc>
          <w:tcPr>
            <w:tcW w:w="2400" w:type="dxa"/>
            <w:vAlign w:val="center"/>
            <w:shd w:fill="E5E5E5"/>
          </w:tcPr>
          <w:p>
            <w:pPr>
              <w:pStyle w:val="TableHead"/>
            </w:pPr>
            <w:r>
              <w:t xml:space="preserve">Grundstück</w:t>
            </w:r>
          </w:p>
        </w:tc>
        <w:tc>
          <w:tcPr>
            <w:tcW w:w="2850" w:type="dxa"/>
            <w:vAlign w:val="center"/>
            <w:shd w:fill="E5E5E5"/>
          </w:tcPr>
          <w:p>
            <w:pPr>
              <w:pStyle w:val="TableHead"/>
            </w:pPr>
            <w:r>
              <w:t xml:space="preserve">Nutzung und Umfang</w:t>
            </w:r>
          </w:p>
        </w:tc>
        <w:tc>
          <w:tcPr>
            <w:tcW w:w="3890" w:type="dxa"/>
            <w:vAlign w:val="center"/>
            <w:shd w:fill="E5E5E5"/>
          </w:tcPr>
          <w:p>
            <w:pPr>
              <w:pStyle w:val="TableHead"/>
            </w:pPr>
            <w:r>
              <w:t xml:space="preserve">Recht Nachweis und Stand</w:t>
            </w:r>
          </w:p>
        </w:tc>
      </w:tr>
      <w:tr>
        <w:trPr>
          <w:cantSplit/>
        </w:trPr>
        <w:tc>
          <w:tcPr>
            <w:tcW w:w="9840" w:type="dxa"/>
            <w:gridSpan w:val="4"/>
            <w:shd w:fill="EEEEEE"/>
            <w:vAlign w:val="center"/>
          </w:tcPr>
          <w:p>
            <w:pPr>
              <w:pStyle w:val="TableHead"/>
            </w:pPr>
            <w:r>
              <w:t xml:space="preserve">Dauerhafte und vorübergehende Nutzung</w:t>
            </w:r>
          </w:p>
        </w:tc>
      </w:tr>
      <w:tr>
        <w:trPr>
          <w:cantSplit/>
        </w:trPr>
        <w:tc>
          <w:tcPr>
            <w:tcW w:w="700" w:type="dxa"/>
            <w:vAlign w:val="center"/>
          </w:tcPr>
          <w:p>
            <w:pPr>
              <w:pStyle w:val="TableText"/>
            </w:pPr>
            <w:r>
              <w:t xml:space="preserve">A1</w:t>
            </w:r>
          </w:p>
        </w:tc>
        <w:tc>
          <w:tcPr>
            <w:tcW w:w="2400" w:type="dxa"/>
            <w:vAlign w:val="center"/>
          </w:tcPr>
          <w:p>
            <w:pPr>
              <w:pStyle w:val="TableText"/>
            </w:pPr>
            <w:r>
              <w:t xml:space="preserve">Nordfeld</w:t>
              <w:br/>
              <w:t xml:space="preserve">Flur 2 / </w:t>
            </w:r>
            <w:sdt>
              <w:sdtPr>
                <w:alias w:val="PARCEL"/>
                <w:tag w:val="PARCEL"/>
                <w:id w:val="1013"/>
                <w:text/>
              </w:sdtPr>
              <w:sdtContent>
                <w:r>
                  <w:t xml:space="preserve">Flurstück 118/4</w:t>
                </w:r>
              </w:sdtContent>
            </w:sdt>
          </w:p>
        </w:tc>
        <w:tc>
          <w:tcPr>
            <w:tcW w:w="2850" w:type="dxa"/>
            <w:vAlign w:val="center"/>
          </w:tcPr>
          <w:p>
            <w:pPr>
              <w:pStyle w:val="TableText"/>
            </w:pPr>
            <w:r>
              <w:t xml:space="preserve">Hauptfläche</w:t>
              <w:br/>
              <w:t xml:space="preserve"/>
            </w:r>
            <w:sdt>
              <w:sdtPr>
                <w:alias w:val="AREA"/>
                <w:tag w:val="AREA"/>
                <w:id w:val="1014"/>
                <w:text/>
              </w:sdtPr>
              <w:sdtContent>
                <w:r>
                  <w:t xml:space="preserve">3.200 m²</w:t>
                </w:r>
              </w:sdtContent>
            </w:sdt>
            <w:r>
              <w:t xml:space="preserve"/>
              <w:br/>
              <w:t xml:space="preserve">Betriebsphase</w:t>
            </w:r>
          </w:p>
        </w:tc>
        <w:tc>
          <w:tcPr>
            <w:tcW w:w="3890" w:type="dxa"/>
            <w:vAlign w:val="center"/>
          </w:tcPr>
          <w:p>
            <w:pPr>
              <w:pStyle w:val="TableText"/>
            </w:pPr>
            <w:r>
              <w:t xml:space="preserve">Eigentümerin </w:t>
            </w:r>
            <w:sdt>
              <w:sdtPr>
                <w:alias w:val="OWNER"/>
                <w:tag w:val="OWNER"/>
                <w:id w:val="1015"/>
                <w:text/>
              </w:sdtPr>
              <w:sdtContent>
                <w:r>
                  <w:t xml:space="preserve">Landgut Nordfeld GmbH</w:t>
                </w:r>
              </w:sdtContent>
            </w:sdt>
            <w:r>
              <w:t xml:space="preserve"/>
              <w:br/>
              <w:t xml:space="preserve">Stand Plan NF 01</w:t>
            </w:r>
          </w:p>
        </w:tc>
      </w:tr>
      <w:tr>
        <w:trPr>
          <w:cantSplit/>
        </w:trPr>
        <w:tc>
          <w:tcPr>
            <w:tcW w:w="700" w:type="dxa"/>
            <w:vAlign w:val="center"/>
          </w:tcPr>
          <w:p>
            <w:pPr>
              <w:pStyle w:val="TableText"/>
            </w:pPr>
            <w:r>
              <w:t xml:space="preserve">A2</w:t>
            </w:r>
          </w:p>
        </w:tc>
        <w:tc>
          <w:tcPr>
            <w:tcW w:w="2400" w:type="dxa"/>
            <w:vAlign w:val="center"/>
          </w:tcPr>
          <w:p>
            <w:pPr>
              <w:pStyle w:val="TableText"/>
            </w:pPr>
            <w:r>
              <w:t xml:space="preserve">Nordfeld</w:t>
              <w:br/>
              <w:t xml:space="preserve">Flur 2 / 118/4</w:t>
            </w:r>
          </w:p>
        </w:tc>
        <w:tc>
          <w:tcPr>
            <w:tcW w:w="2850" w:type="dxa"/>
            <w:vAlign w:val="center"/>
          </w:tcPr>
          <w:p>
            <w:pPr>
              <w:pStyle w:val="TableText"/>
            </w:pPr>
            <w:r>
              <w:t xml:space="preserve">Kranstellfläche</w:t>
              <w:br/>
              <w:t xml:space="preserve">1.000 m²</w:t>
              <w:br/>
              <w:t xml:space="preserve">Dauerhaft</w:t>
            </w:r>
          </w:p>
        </w:tc>
        <w:tc>
          <w:tcPr>
            <w:tcW w:w="3890" w:type="dxa"/>
            <w:vAlign w:val="center"/>
          </w:tcPr>
          <w:p>
            <w:pPr>
              <w:pStyle w:val="TableText"/>
            </w:pPr>
            <w:r>
              <w:t xml:space="preserve">Im Hauptgrundstück enthalten</w:t>
              <w:br/>
              <w:t xml:space="preserve">Stand Plan NF 02</w:t>
            </w:r>
          </w:p>
        </w:tc>
      </w:tr>
      <w:tr>
        <w:trPr>
          <w:cantSplit/>
        </w:trPr>
        <w:tc>
          <w:tcPr>
            <w:tcW w:w="700" w:type="dxa"/>
            <w:vAlign w:val="center"/>
          </w:tcPr>
          <w:p>
            <w:pPr>
              <w:pStyle w:val="TableText"/>
            </w:pPr>
            <w:r>
              <w:t xml:space="preserve">A3</w:t>
            </w:r>
          </w:p>
        </w:tc>
        <w:tc>
          <w:tcPr>
            <w:tcW w:w="2400" w:type="dxa"/>
            <w:vAlign w:val="center"/>
          </w:tcPr>
          <w:p>
            <w:pPr>
              <w:pStyle w:val="TableText"/>
            </w:pPr>
            <w:r>
              <w:t xml:space="preserve">Nordfeld</w:t>
              <w:br/>
              <w:t xml:space="preserve">Flur 2 / 118/4</w:t>
            </w:r>
          </w:p>
        </w:tc>
        <w:tc>
          <w:tcPr>
            <w:tcW w:w="2850" w:type="dxa"/>
            <w:vAlign w:val="center"/>
          </w:tcPr>
          <w:p>
            <w:pPr>
              <w:pStyle w:val="TableText"/>
            </w:pPr>
            <w:r>
              <w:t xml:space="preserve">Montagefläche</w:t>
              <w:br/>
              <w:t xml:space="preserve">2.000 m²</w:t>
              <w:br/>
              <w:t xml:space="preserve">Nur Bauphase</w:t>
            </w:r>
          </w:p>
        </w:tc>
        <w:tc>
          <w:tcPr>
            <w:tcW w:w="3890" w:type="dxa"/>
            <w:vAlign w:val="center"/>
          </w:tcPr>
          <w:p>
            <w:pPr>
              <w:pStyle w:val="TableText"/>
            </w:pPr>
            <w:r>
              <w:t xml:space="preserve">Übergabeprotokoll erforderlich</w:t>
              <w:br/>
              <w:t xml:space="preserve">Stand Offen</w:t>
            </w:r>
          </w:p>
        </w:tc>
      </w:tr>
      <w:tr>
        <w:trPr>
          <w:cantSplit/>
        </w:trPr>
        <w:tc>
          <w:tcPr>
            <w:tcW w:w="700" w:type="dxa"/>
            <w:vAlign w:val="center"/>
          </w:tcPr>
          <w:p>
            <w:pPr>
              <w:pStyle w:val="TableText"/>
            </w:pPr>
            <w:r>
              <w:t xml:space="preserve">A4</w:t>
            </w:r>
          </w:p>
        </w:tc>
        <w:tc>
          <w:tcPr>
            <w:tcW w:w="2400" w:type="dxa"/>
            <w:vAlign w:val="center"/>
          </w:tcPr>
          <w:p>
            <w:pPr>
              <w:pStyle w:val="TableText"/>
            </w:pPr>
            <w:r>
              <w:t xml:space="preserve">Nordfeld</w:t>
              <w:br/>
              <w:t xml:space="preserve">Flur 2 / 119/1</w:t>
            </w:r>
          </w:p>
        </w:tc>
        <w:tc>
          <w:tcPr>
            <w:tcW w:w="2850" w:type="dxa"/>
            <w:vAlign w:val="center"/>
          </w:tcPr>
          <w:p>
            <w:pPr>
              <w:pStyle w:val="TableText"/>
            </w:pPr>
            <w:r>
              <w:t xml:space="preserve">Zufahrt</w:t>
              <w:br/>
              <w:t xml:space="preserve">6 m Breite</w:t>
              <w:br/>
              <w:t xml:space="preserve">Bau und Betrieb</w:t>
            </w:r>
          </w:p>
        </w:tc>
        <w:tc>
          <w:tcPr>
            <w:tcW w:w="3890" w:type="dxa"/>
            <w:vAlign w:val="center"/>
          </w:tcPr>
          <w:p>
            <w:pPr>
              <w:pStyle w:val="TableText"/>
            </w:pPr>
            <w:r>
              <w:t xml:space="preserve">Recht eines Dritten nachzuweisen</w:t>
              <w:br/>
              <w:t xml:space="preserve">Stand Offen</w:t>
            </w:r>
          </w:p>
        </w:tc>
      </w:tr>
      <w:tr>
        <w:trPr>
          <w:cantSplit/>
        </w:trPr>
        <w:tc>
          <w:tcPr>
            <w:tcW w:w="700" w:type="dxa"/>
            <w:vAlign w:val="center"/>
          </w:tcPr>
          <w:p>
            <w:pPr>
              <w:pStyle w:val="TableText"/>
            </w:pPr>
            <w:r>
              <w:t xml:space="preserve">A5</w:t>
            </w:r>
          </w:p>
        </w:tc>
        <w:tc>
          <w:tcPr>
            <w:tcW w:w="2400" w:type="dxa"/>
            <w:vAlign w:val="center"/>
          </w:tcPr>
          <w:p>
            <w:pPr>
              <w:pStyle w:val="TableText"/>
            </w:pPr>
            <w:r>
              <w:t xml:space="preserve">Nordfeld</w:t>
              <w:br/>
              <w:t xml:space="preserve">Flur 2 / 118/4</w:t>
            </w:r>
          </w:p>
        </w:tc>
        <w:tc>
          <w:tcPr>
            <w:tcW w:w="2850" w:type="dxa"/>
            <w:vAlign w:val="center"/>
          </w:tcPr>
          <w:p>
            <w:pPr>
              <w:pStyle w:val="TableText"/>
            </w:pPr>
            <w:r>
              <w:t xml:space="preserve">Kabeltrasse</w:t>
              <w:br/>
              <w:t xml:space="preserve">4 m Breite / 180 m</w:t>
              <w:br/>
              <w:t xml:space="preserve">Betriebsphase</w:t>
            </w:r>
          </w:p>
        </w:tc>
        <w:tc>
          <w:tcPr>
            <w:tcW w:w="3890" w:type="dxa"/>
            <w:vAlign w:val="center"/>
          </w:tcPr>
          <w:p>
            <w:pPr>
              <w:pStyle w:val="TableText"/>
            </w:pPr>
            <w:r>
              <w:t xml:space="preserve">Leitungsplan erforderlich</w:t>
              <w:br/>
              <w:t xml:space="preserve">Stand Plan NF 03</w:t>
            </w:r>
          </w:p>
        </w:tc>
      </w:tr>
      <w:tr>
        <w:trPr>
          <w:cantSplit/>
        </w:trPr>
        <w:tc>
          <w:tcPr>
            <w:tcW w:w="700" w:type="dxa"/>
            <w:vAlign w:val="center"/>
          </w:tcPr>
          <w:p>
            <w:pPr>
              <w:pStyle w:val="TableText"/>
            </w:pPr>
            <w:r>
              <w:t xml:space="preserve">A6</w:t>
            </w:r>
          </w:p>
        </w:tc>
        <w:tc>
          <w:tcPr>
            <w:tcW w:w="2400" w:type="dxa"/>
            <w:vAlign w:val="center"/>
          </w:tcPr>
          <w:p>
            <w:pPr>
              <w:pStyle w:val="TableText"/>
            </w:pPr>
            <w:r>
              <w:t xml:space="preserve">Nordfeld</w:t>
              <w:br/>
              <w:t xml:space="preserve">Flur 2 / 120/2</w:t>
            </w:r>
          </w:p>
        </w:tc>
        <w:tc>
          <w:tcPr>
            <w:tcW w:w="2850" w:type="dxa"/>
            <w:vAlign w:val="center"/>
          </w:tcPr>
          <w:p>
            <w:pPr>
              <w:pStyle w:val="TableText"/>
            </w:pPr>
            <w:r>
              <w:t xml:space="preserve">Temporäre Wendezone</w:t>
              <w:br/>
              <w:t xml:space="preserve">900 m²</w:t>
              <w:br/>
              <w:t xml:space="preserve">Nur Bauphase</w:t>
            </w:r>
          </w:p>
        </w:tc>
        <w:tc>
          <w:tcPr>
            <w:tcW w:w="3890" w:type="dxa"/>
            <w:vAlign w:val="center"/>
          </w:tcPr>
          <w:p>
            <w:pPr>
              <w:pStyle w:val="TableText"/>
            </w:pPr>
            <w:r>
              <w:t xml:space="preserve">Gesonderte Zustimmung</w:t>
              <w:br/>
              <w:t xml:space="preserve">Stand Offen</w:t>
            </w:r>
          </w:p>
        </w:tc>
      </w:tr>
      <w:tr>
        <w:trPr>
          <w:cantSplit/>
        </w:trPr>
        <w:tc>
          <w:tcPr>
            <w:tcW w:w="700" w:type="dxa"/>
            <w:vAlign w:val="center"/>
          </w:tcPr>
          <w:p>
            <w:pPr>
              <w:pStyle w:val="TableText"/>
            </w:pPr>
            <w:r>
              <w:t xml:space="preserve">A7</w:t>
            </w:r>
          </w:p>
        </w:tc>
        <w:tc>
          <w:tcPr>
            <w:tcW w:w="2400" w:type="dxa"/>
            <w:vAlign w:val="center"/>
          </w:tcPr>
          <w:p>
            <w:pPr>
              <w:pStyle w:val="TableText"/>
            </w:pPr>
            <w:r>
              <w:t xml:space="preserve">Nordfeld</w:t>
              <w:br/>
              <w:t xml:space="preserve">Flur 2 / 118/4</w:t>
            </w:r>
          </w:p>
        </w:tc>
        <w:tc>
          <w:tcPr>
            <w:tcW w:w="2850" w:type="dxa"/>
            <w:vAlign w:val="center"/>
          </w:tcPr>
          <w:p>
            <w:pPr>
              <w:pStyle w:val="TableText"/>
            </w:pPr>
            <w:r>
              <w:t xml:space="preserve">Schutzbereich Graben</w:t>
              <w:br/>
              <w:t xml:space="preserve">5 m Abstand</w:t>
              <w:br/>
              <w:t xml:space="preserve">Alle Phasen</w:t>
            </w:r>
          </w:p>
        </w:tc>
        <w:tc>
          <w:tcPr>
            <w:tcW w:w="3890" w:type="dxa"/>
            <w:vAlign w:val="center"/>
          </w:tcPr>
          <w:p>
            <w:pPr>
              <w:pStyle w:val="TableText"/>
            </w:pPr>
            <w:r>
              <w:t xml:space="preserve">Befahrung ausgeschlossen</w:t>
              <w:br/>
              <w:t xml:space="preserve">Stand Bestand</w:t>
            </w:r>
          </w:p>
        </w:tc>
      </w:tr>
    </w:tbl>
    <w:p>
      <w:pPr>
        <w:pStyle w:val="Spacer"/>
      </w:pPr>
    </w:p>
    <w:p>
      <w:pPr>
        <w:pStyle w:val="Normal"/>
      </w:pPr>
      <w:r>
        <w:t xml:space="preserve">Die Flächenpositionen A1 und A2 überschneiden sich. Die Kranstellfläche wird daher nicht zusätzlich zur Hauptfläche angesetzt. Die Montagefläche A3 und die Wendezone A6 sind zeitlich begrenzt und gesondert zu dokumentieren.</w:t>
      </w:r>
    </w:p>
    <w:p>
      <w:pPr>
        <w:pStyle w:val="HeadingUnnumbered"/>
      </w:pPr>
      <w:r>
        <w:t xml:space="preserve">Lageplanverzeichnis</w:t>
      </w:r>
    </w:p>
    <w:p>
      <w:pPr>
        <w:pStyle w:val="TabLine"/>
      </w:pPr>
      <w:r>
        <w:t xml:space="preserve">NF 01 Hauptfläche   Stand 9 Oktober 2026</w:t>
        <w:br/>
        <w:t xml:space="preserve">NF 02 Kranstellfläche und Montage   Stand 9 Oktober 2026</w:t>
        <w:br/>
        <w:t xml:space="preserve">NF 03 Kabeltrasse   Stand 5 Oktober 2026</w:t>
      </w:r>
    </w:p>
    <w:p>
      <w:pPr>
        <w:pStyle w:val="Small"/>
      </w:pPr>
      <w:r>
        <w:t xml:space="preserve">Die genannten Pläne sind Bezeichnungen innerhalb dieser fiktiven Vorlage. Vor einer konkreten Nutzung werden sie durch die tatsächlichen Lagepläne ersetzt.</w:t>
      </w:r>
    </w:p>
    <w:p>
      <w:r>
        <w:br w:type="page"/>
      </w:r>
    </w:p>
    <w:p>
      <w:pPr>
        <w:pStyle w:val="AnnexHeading"/>
        <w:numPr>
          <w:ilvl w:val="0"/>
          <w:numId w:val="44"/>
        </w:numPr>
      </w:pPr>
      <w:bookmarkStart w:id="17" w:name="AnlageB"/>
      <w:r>
        <w:t xml:space="preserve">Technische Projektbeschreibung</w:t>
      </w:r>
      <w:bookmarkEnd w:id="17"/>
    </w:p>
    <w:p>
      <w:pPr>
        <w:pStyle w:val="Normal"/>
      </w:pPr>
      <w:r>
        <w:t xml:space="preserve">Projekt </w:t>
      </w:r>
      <w:sdt>
        <w:sdtPr>
          <w:alias w:val="PROJECT"/>
          <w:tag w:val="PROJECT"/>
          <w:id w:val="1016"/>
          <w:text/>
        </w:sdtPr>
        <w:sdtContent>
          <w:r>
            <w:t xml:space="preserve">Windpark Nordfeld</w:t>
          </w:r>
        </w:sdtContent>
      </w:sdt>
      <w:r>
        <w:t xml:space="preserve">   Betreiberin </w:t>
      </w:r>
      <w:sdt>
        <w:sdtPr>
          <w:alias w:val="OPERATOR"/>
          <w:tag w:val="OPERATOR"/>
          <w:id w:val="1017"/>
          <w:text/>
        </w:sdtPr>
        <w:sdtContent>
          <w:r>
            <w:t xml:space="preserve">Nordfeld Wind GmbH</w:t>
          </w:r>
        </w:sdtContent>
      </w:sdt>
    </w:p>
    <w:p>
      <w:pPr>
        <w:pStyle w:val="Normal"/>
      </w:pPr>
      <w:r>
        <w:t xml:space="preserve">Diese Tabelle verbindet technische Projektwerte mit Zuständigkeiten und Nachweisen. Sie ist mit der Planung und den Rechten nach Ziffer </w:t>
      </w:r>
      <w:r>
        <w:fldChar w:fldCharType="begin"/>
      </w:r>
      <w:r>
        <w:instrText xml:space="preserve"> REF Planung \w \h </w:instrText>
      </w:r>
      <w:r>
        <w:fldChar w:fldCharType="separate"/>
      </w:r>
      <w:r>
        <w:t xml:space="preserve">3</w:t>
      </w:r>
      <w:r>
        <w:fldChar w:fldCharType="end"/>
      </w:r>
      <w:r>
        <w:t xml:space="preserve"> sowie den Rückbaupflichten nach Ziffer </w:t>
      </w:r>
      <w:r>
        <w:fldChar w:fldCharType="begin"/>
      </w:r>
      <w:r>
        <w:instrText xml:space="preserve"> REF Rueckbau \w \h </w:instrText>
      </w:r>
      <w:r>
        <w:fldChar w:fldCharType="separate"/>
      </w:r>
      <w:r>
        <w:t xml:space="preserve">8</w:t>
      </w:r>
      <w:r>
        <w:fldChar w:fldCharType="end"/>
      </w:r>
      <w:r>
        <w:t xml:space="preserve"> abzugleichen.</w:t>
      </w:r>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00" w:type="dxa"/>
          <w:bottom w:w="60" w:type="dxa"/>
          <w:right w:w="100" w:type="dxa"/>
        </w:tblCellMar>
      </w:tblPr>
      <w:tblGrid>
        <w:gridCol w:w="700"/>
        <w:gridCol w:w="1900"/>
        <w:gridCol w:w="4100"/>
        <w:gridCol w:w="3140"/>
      </w:tblGrid>
      <w:tr>
        <w:trPr>
          <w:cantSplit/>
          <w:tblHeader/>
        </w:trPr>
        <w:tc>
          <w:tcPr>
            <w:tcW w:w="700" w:type="dxa"/>
            <w:vAlign w:val="center"/>
            <w:shd w:fill="E5E5E5"/>
          </w:tcPr>
          <w:p>
            <w:pPr>
              <w:pStyle w:val="TableHead"/>
            </w:pPr>
            <w:r>
              <w:t xml:space="preserve">Nr</w:t>
            </w:r>
          </w:p>
        </w:tc>
        <w:tc>
          <w:tcPr>
            <w:tcW w:w="1900" w:type="dxa"/>
            <w:vAlign w:val="center"/>
            <w:shd w:fill="E5E5E5"/>
          </w:tcPr>
          <w:p>
            <w:pPr>
              <w:pStyle w:val="TableHead"/>
            </w:pPr>
            <w:r>
              <w:t xml:space="preserve">Parameter</w:t>
            </w:r>
          </w:p>
        </w:tc>
        <w:tc>
          <w:tcPr>
            <w:tcW w:w="4100" w:type="dxa"/>
            <w:vAlign w:val="center"/>
            <w:shd w:fill="E5E5E5"/>
          </w:tcPr>
          <w:p>
            <w:pPr>
              <w:pStyle w:val="TableHead"/>
            </w:pPr>
            <w:r>
              <w:t xml:space="preserve">Projektwert und Abstimmung</w:t>
            </w:r>
          </w:p>
        </w:tc>
        <w:tc>
          <w:tcPr>
            <w:tcW w:w="3140" w:type="dxa"/>
            <w:vAlign w:val="center"/>
            <w:shd w:fill="E5E5E5"/>
          </w:tcPr>
          <w:p>
            <w:pPr>
              <w:pStyle w:val="TableHead"/>
            </w:pPr>
            <w:r>
              <w:t xml:space="preserve">Zuständigkeit und Nachweis</w:t>
            </w:r>
          </w:p>
        </w:tc>
      </w:tr>
      <w:tr>
        <w:trPr>
          <w:cantSplit/>
        </w:trPr>
        <w:tc>
          <w:tcPr>
            <w:tcW w:w="9840" w:type="dxa"/>
            <w:gridSpan w:val="4"/>
            <w:shd w:fill="EEEEEE"/>
            <w:vAlign w:val="center"/>
          </w:tcPr>
          <w:p>
            <w:pPr>
              <w:pStyle w:val="TableHead"/>
            </w:pPr>
            <w:r>
              <w:t xml:space="preserve">Anlage und Nutzung</w:t>
            </w:r>
          </w:p>
        </w:tc>
      </w:tr>
      <w:tr>
        <w:trPr>
          <w:cantSplit/>
        </w:trPr>
        <w:tc>
          <w:tcPr>
            <w:tcW w:w="700" w:type="dxa"/>
            <w:vAlign w:val="center"/>
          </w:tcPr>
          <w:p>
            <w:pPr>
              <w:pStyle w:val="TableText"/>
            </w:pPr>
            <w:r>
              <w:t xml:space="preserve">B01</w:t>
            </w:r>
          </w:p>
        </w:tc>
        <w:tc>
          <w:tcPr>
            <w:tcW w:w="1900" w:type="dxa"/>
            <w:vAlign w:val="center"/>
          </w:tcPr>
          <w:p>
            <w:pPr>
              <w:pStyle w:val="TableText"/>
            </w:pPr>
            <w:r>
              <w:t xml:space="preserve">Technologie</w:t>
            </w:r>
          </w:p>
        </w:tc>
        <w:tc>
          <w:tcPr>
            <w:tcW w:w="4100" w:type="dxa"/>
            <w:vAlign w:val="center"/>
          </w:tcPr>
          <w:p>
            <w:pPr>
              <w:pStyle w:val="TableText"/>
            </w:pPr>
            <w:r>
              <w:t xml:space="preserve"/>
            </w:r>
            <w:sdt>
              <w:sdtPr>
                <w:alias w:val="TECHNOLOGY"/>
                <w:tag w:val="TECHNOLOGY"/>
                <w:id w:val="1018"/>
                <w:text/>
              </w:sdtPr>
              <w:sdtContent>
                <w:r>
                  <w:t xml:space="preserve">Windenergieanlage</w:t>
                </w:r>
              </w:sdtContent>
            </w:sdt>
            <w:r>
              <w:t xml:space="preserve"/>
              <w:br/>
              <w:t xml:space="preserve">Einzelanlage auf Hauptfläche</w:t>
            </w:r>
          </w:p>
        </w:tc>
        <w:tc>
          <w:tcPr>
            <w:tcW w:w="3140" w:type="dxa"/>
            <w:vAlign w:val="center"/>
          </w:tcPr>
          <w:p>
            <w:pPr>
              <w:pStyle w:val="TableText"/>
            </w:pPr>
            <w:r>
              <w:t xml:space="preserve">Betreiberin</w:t>
              <w:br/>
              <w:t xml:space="preserve">Nachweis Projektentscheidung</w:t>
            </w:r>
          </w:p>
        </w:tc>
      </w:tr>
      <w:tr>
        <w:trPr>
          <w:cantSplit/>
        </w:trPr>
        <w:tc>
          <w:tcPr>
            <w:tcW w:w="700" w:type="dxa"/>
            <w:vAlign w:val="center"/>
          </w:tcPr>
          <w:p>
            <w:pPr>
              <w:pStyle w:val="TableText"/>
            </w:pPr>
            <w:r>
              <w:t xml:space="preserve">B02</w:t>
            </w:r>
          </w:p>
        </w:tc>
        <w:tc>
          <w:tcPr>
            <w:tcW w:w="1900" w:type="dxa"/>
            <w:vAlign w:val="center"/>
          </w:tcPr>
          <w:p>
            <w:pPr>
              <w:pStyle w:val="TableText"/>
            </w:pPr>
            <w:r>
              <w:t xml:space="preserve">Projektleistung</w:t>
            </w:r>
          </w:p>
        </w:tc>
        <w:tc>
          <w:tcPr>
            <w:tcW w:w="4100" w:type="dxa"/>
            <w:vAlign w:val="center"/>
          </w:tcPr>
          <w:p>
            <w:pPr>
              <w:pStyle w:val="TableText"/>
            </w:pPr>
            <w:r>
              <w:t xml:space="preserve"/>
            </w:r>
            <w:sdt>
              <w:sdtPr>
                <w:alias w:val="CAPACITY"/>
                <w:tag w:val="CAPACITY"/>
                <w:id w:val="1019"/>
                <w:text/>
              </w:sdtPr>
              <w:sdtContent>
                <w:r>
                  <w:t xml:space="preserve">6 MW</w:t>
                </w:r>
              </w:sdtContent>
            </w:sdt>
            <w:r>
              <w:t xml:space="preserve"/>
              <w:br/>
              <w:t xml:space="preserve">Nennleistung der Anlage</w:t>
            </w:r>
          </w:p>
        </w:tc>
        <w:tc>
          <w:tcPr>
            <w:tcW w:w="3140" w:type="dxa"/>
            <w:vAlign w:val="center"/>
          </w:tcPr>
          <w:p>
            <w:pPr>
              <w:pStyle w:val="TableText"/>
            </w:pPr>
            <w:r>
              <w:t xml:space="preserve">Betreiberin</w:t>
              <w:br/>
              <w:t xml:space="preserve">Nachweis Technischer Entwurf</w:t>
            </w:r>
          </w:p>
        </w:tc>
      </w:tr>
      <w:tr>
        <w:trPr>
          <w:cantSplit/>
        </w:trPr>
        <w:tc>
          <w:tcPr>
            <w:tcW w:w="700" w:type="dxa"/>
            <w:vAlign w:val="center"/>
          </w:tcPr>
          <w:p>
            <w:pPr>
              <w:pStyle w:val="TableText"/>
            </w:pPr>
            <w:r>
              <w:t xml:space="preserve">B03</w:t>
            </w:r>
          </w:p>
        </w:tc>
        <w:tc>
          <w:tcPr>
            <w:tcW w:w="1900" w:type="dxa"/>
            <w:vAlign w:val="center"/>
          </w:tcPr>
          <w:p>
            <w:pPr>
              <w:pStyle w:val="TableText"/>
            </w:pPr>
            <w:r>
              <w:t xml:space="preserve">Anzahl</w:t>
            </w:r>
          </w:p>
        </w:tc>
        <w:tc>
          <w:tcPr>
            <w:tcW w:w="4100" w:type="dxa"/>
            <w:vAlign w:val="center"/>
          </w:tcPr>
          <w:p>
            <w:pPr>
              <w:pStyle w:val="TableText"/>
            </w:pPr>
            <w:r>
              <w:t xml:space="preserve">Eine Anlage</w:t>
              <w:br/>
              <w:t xml:space="preserve">Zusätzliche Anlagen gesondert vereinbaren</w:t>
            </w:r>
          </w:p>
        </w:tc>
        <w:tc>
          <w:tcPr>
            <w:tcW w:w="3140" w:type="dxa"/>
            <w:vAlign w:val="center"/>
          </w:tcPr>
          <w:p>
            <w:pPr>
              <w:pStyle w:val="TableText"/>
            </w:pPr>
            <w:r>
              <w:t xml:space="preserve">Beide Parteien</w:t>
              <w:br/>
              <w:t xml:space="preserve">Nachweis Vertrag und Lageplan</w:t>
            </w:r>
          </w:p>
        </w:tc>
      </w:tr>
      <w:tr>
        <w:trPr>
          <w:cantSplit/>
        </w:trPr>
        <w:tc>
          <w:tcPr>
            <w:tcW w:w="700" w:type="dxa"/>
            <w:vAlign w:val="center"/>
          </w:tcPr>
          <w:p>
            <w:pPr>
              <w:pStyle w:val="TableText"/>
            </w:pPr>
            <w:r>
              <w:t xml:space="preserve">B04</w:t>
            </w:r>
          </w:p>
        </w:tc>
        <w:tc>
          <w:tcPr>
            <w:tcW w:w="1900" w:type="dxa"/>
            <w:vAlign w:val="center"/>
          </w:tcPr>
          <w:p>
            <w:pPr>
              <w:pStyle w:val="TableText"/>
            </w:pPr>
            <w:r>
              <w:t xml:space="preserve">Inbetriebnahme</w:t>
            </w:r>
          </w:p>
        </w:tc>
        <w:tc>
          <w:tcPr>
            <w:tcW w:w="4100" w:type="dxa"/>
            <w:vAlign w:val="center"/>
          </w:tcPr>
          <w:p>
            <w:pPr>
              <w:pStyle w:val="TableText"/>
            </w:pPr>
            <w:r>
              <w:t xml:space="preserve"/>
            </w:r>
            <w:sdt>
              <w:sdtPr>
                <w:alias w:val="START_DATE"/>
                <w:tag w:val="START_DATE"/>
                <w:id w:val="1020"/>
                <w:text/>
              </w:sdtPr>
              <w:sdtContent>
                <w:r>
                  <w:t xml:space="preserve">1 Juni 2027</w:t>
                </w:r>
              </w:sdtContent>
            </w:sdt>
            <w:r>
              <w:t xml:space="preserve"/>
              <w:br/>
              <w:t xml:space="preserve">Termin setzt sämtliche Voraussetzungen voraus</w:t>
            </w:r>
          </w:p>
        </w:tc>
        <w:tc>
          <w:tcPr>
            <w:tcW w:w="3140" w:type="dxa"/>
            <w:vAlign w:val="center"/>
          </w:tcPr>
          <w:p>
            <w:pPr>
              <w:pStyle w:val="TableText"/>
            </w:pPr>
            <w:r>
              <w:t xml:space="preserve">Betreiberin</w:t>
              <w:br/>
              <w:t xml:space="preserve">Nachweis Aktueller Zeitplan</w:t>
            </w:r>
          </w:p>
        </w:tc>
      </w:tr>
      <w:tr>
        <w:trPr>
          <w:cantSplit/>
        </w:trPr>
        <w:tc>
          <w:tcPr>
            <w:tcW w:w="700" w:type="dxa"/>
            <w:vAlign w:val="center"/>
          </w:tcPr>
          <w:p>
            <w:pPr>
              <w:pStyle w:val="TableText"/>
            </w:pPr>
            <w:r>
              <w:t xml:space="preserve">B05</w:t>
            </w:r>
          </w:p>
        </w:tc>
        <w:tc>
          <w:tcPr>
            <w:tcW w:w="1900" w:type="dxa"/>
            <w:vAlign w:val="center"/>
          </w:tcPr>
          <w:p>
            <w:pPr>
              <w:pStyle w:val="TableText"/>
            </w:pPr>
            <w:r>
              <w:t xml:space="preserve">Anlagenhöhe</w:t>
            </w:r>
          </w:p>
        </w:tc>
        <w:tc>
          <w:tcPr>
            <w:tcW w:w="4100" w:type="dxa"/>
            <w:vAlign w:val="center"/>
          </w:tcPr>
          <w:p>
            <w:pPr>
              <w:pStyle w:val="TableText"/>
            </w:pPr>
            <w:r>
              <w:t xml:space="preserve">220 m Gesamthöhe</w:t>
              <w:br/>
              <w:t xml:space="preserve">Herstellerwert vor Freigabe bestätigen</w:t>
            </w:r>
          </w:p>
        </w:tc>
        <w:tc>
          <w:tcPr>
            <w:tcW w:w="3140" w:type="dxa"/>
            <w:vAlign w:val="center"/>
          </w:tcPr>
          <w:p>
            <w:pPr>
              <w:pStyle w:val="TableText"/>
            </w:pPr>
            <w:r>
              <w:t xml:space="preserve">Betreiberin</w:t>
              <w:br/>
              <w:t xml:space="preserve">Nachweis Herstellerunterlagen</w:t>
            </w:r>
          </w:p>
        </w:tc>
      </w:tr>
      <w:tr>
        <w:trPr>
          <w:cantSplit/>
        </w:trPr>
        <w:tc>
          <w:tcPr>
            <w:tcW w:w="700" w:type="dxa"/>
            <w:vAlign w:val="center"/>
          </w:tcPr>
          <w:p>
            <w:pPr>
              <w:pStyle w:val="TableText"/>
            </w:pPr>
            <w:r>
              <w:t xml:space="preserve">B06</w:t>
            </w:r>
          </w:p>
        </w:tc>
        <w:tc>
          <w:tcPr>
            <w:tcW w:w="1900" w:type="dxa"/>
            <w:vAlign w:val="center"/>
          </w:tcPr>
          <w:p>
            <w:pPr>
              <w:pStyle w:val="TableText"/>
            </w:pPr>
            <w:r>
              <w:t xml:space="preserve">Rotordurchmesser</w:t>
            </w:r>
          </w:p>
        </w:tc>
        <w:tc>
          <w:tcPr>
            <w:tcW w:w="4100" w:type="dxa"/>
            <w:vAlign w:val="center"/>
          </w:tcPr>
          <w:p>
            <w:pPr>
              <w:pStyle w:val="TableText"/>
            </w:pPr>
            <w:r>
              <w:t xml:space="preserve">165 m</w:t>
              <w:br/>
              <w:t xml:space="preserve">Überstrichene Fläche gesondert dokumentieren</w:t>
            </w:r>
          </w:p>
        </w:tc>
        <w:tc>
          <w:tcPr>
            <w:tcW w:w="3140" w:type="dxa"/>
            <w:vAlign w:val="center"/>
          </w:tcPr>
          <w:p>
            <w:pPr>
              <w:pStyle w:val="TableText"/>
            </w:pPr>
            <w:r>
              <w:t xml:space="preserve">Betreiberin</w:t>
              <w:br/>
              <w:t xml:space="preserve">Nachweis Technischer Plan</w:t>
            </w:r>
          </w:p>
        </w:tc>
      </w:tr>
      <w:tr>
        <w:trPr>
          <w:cantSplit/>
        </w:trPr>
        <w:tc>
          <w:tcPr>
            <w:tcW w:w="700" w:type="dxa"/>
            <w:vAlign w:val="center"/>
          </w:tcPr>
          <w:p>
            <w:pPr>
              <w:pStyle w:val="TableText"/>
            </w:pPr>
            <w:r>
              <w:t xml:space="preserve">B07</w:t>
            </w:r>
          </w:p>
        </w:tc>
        <w:tc>
          <w:tcPr>
            <w:tcW w:w="1900" w:type="dxa"/>
            <w:vAlign w:val="center"/>
          </w:tcPr>
          <w:p>
            <w:pPr>
              <w:pStyle w:val="TableText"/>
            </w:pPr>
            <w:r>
              <w:t xml:space="preserve">Fundament</w:t>
            </w:r>
          </w:p>
        </w:tc>
        <w:tc>
          <w:tcPr>
            <w:tcW w:w="4100" w:type="dxa"/>
            <w:vAlign w:val="center"/>
          </w:tcPr>
          <w:p>
            <w:pPr>
              <w:pStyle w:val="TableText"/>
            </w:pPr>
            <w:r>
              <w:t xml:space="preserve">Nach Ausführungsplanung</w:t>
              <w:br/>
              <w:t xml:space="preserve">Lage innerhalb der Hauptfläche halten</w:t>
            </w:r>
          </w:p>
        </w:tc>
        <w:tc>
          <w:tcPr>
            <w:tcW w:w="3140" w:type="dxa"/>
            <w:vAlign w:val="center"/>
          </w:tcPr>
          <w:p>
            <w:pPr>
              <w:pStyle w:val="TableText"/>
            </w:pPr>
            <w:r>
              <w:t xml:space="preserve">Betreiberin</w:t>
              <w:br/>
              <w:t xml:space="preserve">Nachweis Statik und Fundamentplan</w:t>
            </w:r>
          </w:p>
        </w:tc>
      </w:tr>
      <w:tr>
        <w:trPr>
          <w:cantSplit/>
        </w:trPr>
        <w:tc>
          <w:tcPr>
            <w:tcW w:w="700" w:type="dxa"/>
            <w:vAlign w:val="center"/>
          </w:tcPr>
          <w:p>
            <w:pPr>
              <w:pStyle w:val="TableText"/>
            </w:pPr>
            <w:r>
              <w:t xml:space="preserve">B08</w:t>
            </w:r>
          </w:p>
        </w:tc>
        <w:tc>
          <w:tcPr>
            <w:tcW w:w="1900" w:type="dxa"/>
            <w:vAlign w:val="center"/>
          </w:tcPr>
          <w:p>
            <w:pPr>
              <w:pStyle w:val="TableText"/>
            </w:pPr>
            <w:r>
              <w:t xml:space="preserve">Hauptfläche</w:t>
            </w:r>
          </w:p>
        </w:tc>
        <w:tc>
          <w:tcPr>
            <w:tcW w:w="4100" w:type="dxa"/>
            <w:vAlign w:val="center"/>
          </w:tcPr>
          <w:p>
            <w:pPr>
              <w:pStyle w:val="TableText"/>
            </w:pPr>
            <w:r>
              <w:t xml:space="preserve"/>
            </w:r>
            <w:sdt>
              <w:sdtPr>
                <w:alias w:val="AREA"/>
                <w:tag w:val="AREA"/>
                <w:id w:val="1021"/>
                <w:text/>
              </w:sdtPr>
              <w:sdtContent>
                <w:r>
                  <w:t xml:space="preserve">3.200 m²</w:t>
                </w:r>
              </w:sdtContent>
            </w:sdt>
            <w:r>
              <w:t xml:space="preserve"/>
              <w:br/>
              <w:t xml:space="preserve">Kranstellfläche darin enthalten</w:t>
            </w:r>
          </w:p>
        </w:tc>
        <w:tc>
          <w:tcPr>
            <w:tcW w:w="3140" w:type="dxa"/>
            <w:vAlign w:val="center"/>
          </w:tcPr>
          <w:p>
            <w:pPr>
              <w:pStyle w:val="TableText"/>
            </w:pPr>
            <w:r>
              <w:t xml:space="preserve">Beide Parteien</w:t>
              <w:br/>
              <w:t xml:space="preserve">Nachweis Anlage A Position A1</w:t>
            </w:r>
          </w:p>
        </w:tc>
      </w:tr>
      <w:tr>
        <w:trPr>
          <w:cantSplit/>
        </w:trPr>
        <w:tc>
          <w:tcPr>
            <w:tcW w:w="700" w:type="dxa"/>
            <w:vAlign w:val="center"/>
          </w:tcPr>
          <w:p>
            <w:pPr>
              <w:pStyle w:val="TableText"/>
            </w:pPr>
            <w:r>
              <w:t xml:space="preserve">B09</w:t>
            </w:r>
          </w:p>
        </w:tc>
        <w:tc>
          <w:tcPr>
            <w:tcW w:w="1900" w:type="dxa"/>
            <w:vAlign w:val="center"/>
          </w:tcPr>
          <w:p>
            <w:pPr>
              <w:pStyle w:val="TableText"/>
            </w:pPr>
            <w:r>
              <w:t xml:space="preserve">Kranstellfläche</w:t>
            </w:r>
          </w:p>
        </w:tc>
        <w:tc>
          <w:tcPr>
            <w:tcW w:w="4100" w:type="dxa"/>
            <w:vAlign w:val="center"/>
          </w:tcPr>
          <w:p>
            <w:pPr>
              <w:pStyle w:val="TableText"/>
            </w:pPr>
            <w:r>
              <w:t xml:space="preserve">1.000 m²</w:t>
              <w:br/>
              <w:t xml:space="preserve">Dauerhafte Fläche innerhalb A1</w:t>
            </w:r>
          </w:p>
        </w:tc>
        <w:tc>
          <w:tcPr>
            <w:tcW w:w="3140" w:type="dxa"/>
            <w:vAlign w:val="center"/>
          </w:tcPr>
          <w:p>
            <w:pPr>
              <w:pStyle w:val="TableText"/>
            </w:pPr>
            <w:r>
              <w:t xml:space="preserve">Betreiberin</w:t>
              <w:br/>
              <w:t xml:space="preserve">Nachweis Anlage A Position A2</w:t>
            </w:r>
          </w:p>
        </w:tc>
      </w:tr>
      <w:tr>
        <w:trPr>
          <w:cantSplit/>
        </w:trPr>
        <w:tc>
          <w:tcPr>
            <w:tcW w:w="700" w:type="dxa"/>
            <w:vAlign w:val="center"/>
          </w:tcPr>
          <w:p>
            <w:pPr>
              <w:pStyle w:val="TableText"/>
            </w:pPr>
            <w:r>
              <w:t xml:space="preserve">B10</w:t>
            </w:r>
          </w:p>
        </w:tc>
        <w:tc>
          <w:tcPr>
            <w:tcW w:w="1900" w:type="dxa"/>
            <w:vAlign w:val="center"/>
          </w:tcPr>
          <w:p>
            <w:pPr>
              <w:pStyle w:val="TableText"/>
            </w:pPr>
            <w:r>
              <w:t xml:space="preserve">Montagefläche</w:t>
            </w:r>
          </w:p>
        </w:tc>
        <w:tc>
          <w:tcPr>
            <w:tcW w:w="4100" w:type="dxa"/>
            <w:vAlign w:val="center"/>
          </w:tcPr>
          <w:p>
            <w:pPr>
              <w:pStyle w:val="TableText"/>
            </w:pPr>
            <w:r>
              <w:t xml:space="preserve">2.000 m²</w:t>
              <w:br/>
              <w:t xml:space="preserve">Nach Bauabschluss wiederherstellen</w:t>
            </w:r>
          </w:p>
        </w:tc>
        <w:tc>
          <w:tcPr>
            <w:tcW w:w="3140" w:type="dxa"/>
            <w:vAlign w:val="center"/>
          </w:tcPr>
          <w:p>
            <w:pPr>
              <w:pStyle w:val="TableText"/>
            </w:pPr>
            <w:r>
              <w:t xml:space="preserve">Betreiberin</w:t>
              <w:br/>
              <w:t xml:space="preserve">Nachweis Anlage A Position A3</w:t>
            </w:r>
          </w:p>
        </w:tc>
      </w:tr>
      <w:tr>
        <w:trPr>
          <w:cantSplit/>
        </w:trPr>
        <w:tc>
          <w:tcPr>
            <w:tcW w:w="700" w:type="dxa"/>
            <w:vAlign w:val="center"/>
          </w:tcPr>
          <w:p>
            <w:pPr>
              <w:pStyle w:val="TableText"/>
            </w:pPr>
            <w:r>
              <w:t xml:space="preserve">B11</w:t>
            </w:r>
          </w:p>
        </w:tc>
        <w:tc>
          <w:tcPr>
            <w:tcW w:w="1900" w:type="dxa"/>
            <w:vAlign w:val="center"/>
          </w:tcPr>
          <w:p>
            <w:pPr>
              <w:pStyle w:val="TableText"/>
            </w:pPr>
            <w:r>
              <w:t xml:space="preserve">Zuwegung</w:t>
            </w:r>
          </w:p>
        </w:tc>
        <w:tc>
          <w:tcPr>
            <w:tcW w:w="4100" w:type="dxa"/>
            <w:vAlign w:val="center"/>
          </w:tcPr>
          <w:p>
            <w:pPr>
              <w:pStyle w:val="TableText"/>
            </w:pPr>
            <w:r>
              <w:t xml:space="preserve">6 m Breite</w:t>
              <w:br/>
              <w:t xml:space="preserve">Schwerlastverkehr mit Dritten abstimmen</w:t>
            </w:r>
          </w:p>
        </w:tc>
        <w:tc>
          <w:tcPr>
            <w:tcW w:w="3140" w:type="dxa"/>
            <w:vAlign w:val="center"/>
          </w:tcPr>
          <w:p>
            <w:pPr>
              <w:pStyle w:val="TableText"/>
            </w:pPr>
            <w:r>
              <w:t xml:space="preserve">Betreiberin</w:t>
              <w:br/>
              <w:t xml:space="preserve">Nachweis Zufahrtsrecht noch offen</w:t>
            </w:r>
          </w:p>
        </w:tc>
      </w:tr>
      <w:tr>
        <w:trPr>
          <w:cantSplit/>
        </w:trPr>
        <w:tc>
          <w:tcPr>
            <w:tcW w:w="700" w:type="dxa"/>
            <w:vAlign w:val="center"/>
          </w:tcPr>
          <w:p>
            <w:pPr>
              <w:pStyle w:val="TableText"/>
            </w:pPr>
            <w:r>
              <w:t xml:space="preserve">B12</w:t>
            </w:r>
          </w:p>
        </w:tc>
        <w:tc>
          <w:tcPr>
            <w:tcW w:w="1900" w:type="dxa"/>
            <w:vAlign w:val="center"/>
          </w:tcPr>
          <w:p>
            <w:pPr>
              <w:pStyle w:val="TableText"/>
            </w:pPr>
            <w:r>
              <w:t xml:space="preserve">Kabeltrasse</w:t>
            </w:r>
          </w:p>
        </w:tc>
        <w:tc>
          <w:tcPr>
            <w:tcW w:w="4100" w:type="dxa"/>
            <w:vAlign w:val="center"/>
          </w:tcPr>
          <w:p>
            <w:pPr>
              <w:pStyle w:val="TableText"/>
            </w:pPr>
            <w:r>
              <w:t xml:space="preserve">180 m Länge</w:t>
              <w:br/>
              <w:t xml:space="preserve">Kabelstreifen von 4 m Breite</w:t>
            </w:r>
          </w:p>
        </w:tc>
        <w:tc>
          <w:tcPr>
            <w:tcW w:w="3140" w:type="dxa"/>
            <w:vAlign w:val="center"/>
          </w:tcPr>
          <w:p>
            <w:pPr>
              <w:pStyle w:val="TableText"/>
            </w:pPr>
            <w:r>
              <w:t xml:space="preserve">Betreiberin</w:t>
              <w:br/>
              <w:t xml:space="preserve">Nachweis Plan NF 03</w:t>
            </w:r>
          </w:p>
        </w:tc>
      </w:tr>
      <w:tr>
        <w:trPr>
          <w:cantSplit/>
        </w:trPr>
        <w:tc>
          <w:tcPr>
            <w:tcW w:w="9840" w:type="dxa"/>
            <w:gridSpan w:val="4"/>
            <w:shd w:fill="EEEEEE"/>
            <w:vAlign w:val="center"/>
          </w:tcPr>
          <w:p>
            <w:pPr>
              <w:pStyle w:val="TableHead"/>
            </w:pPr>
            <w:r>
              <w:t xml:space="preserve">Netz und technischer Betrieb</w:t>
            </w:r>
          </w:p>
        </w:tc>
      </w:tr>
      <w:tr>
        <w:trPr>
          <w:cantSplit/>
        </w:trPr>
        <w:tc>
          <w:tcPr>
            <w:tcW w:w="700" w:type="dxa"/>
            <w:vAlign w:val="center"/>
          </w:tcPr>
          <w:p>
            <w:pPr>
              <w:pStyle w:val="TableText"/>
            </w:pPr>
            <w:r>
              <w:t xml:space="preserve">B13</w:t>
            </w:r>
          </w:p>
        </w:tc>
        <w:tc>
          <w:tcPr>
            <w:tcW w:w="1900" w:type="dxa"/>
            <w:vAlign w:val="center"/>
          </w:tcPr>
          <w:p>
            <w:pPr>
              <w:pStyle w:val="TableText"/>
            </w:pPr>
            <w:r>
              <w:t xml:space="preserve">Netzeinspeisung</w:t>
            </w:r>
          </w:p>
        </w:tc>
        <w:tc>
          <w:tcPr>
            <w:tcW w:w="4100" w:type="dxa"/>
            <w:vAlign w:val="center"/>
          </w:tcPr>
          <w:p>
            <w:pPr>
              <w:pStyle w:val="TableText"/>
            </w:pPr>
            <w:r>
              <w:t xml:space="preserve">6 MW anzufragen</w:t>
              <w:br/>
              <w:t xml:space="preserve">Keine Kapazitätszusage in der Vorlage</w:t>
            </w:r>
          </w:p>
        </w:tc>
        <w:tc>
          <w:tcPr>
            <w:tcW w:w="3140" w:type="dxa"/>
            <w:vAlign w:val="center"/>
          </w:tcPr>
          <w:p>
            <w:pPr>
              <w:pStyle w:val="TableText"/>
            </w:pPr>
            <w:r>
              <w:t xml:space="preserve">Betreiberin</w:t>
              <w:br/>
              <w:t xml:space="preserve">Nachweis Netzbestätigung fehlt</w:t>
            </w:r>
          </w:p>
        </w:tc>
      </w:tr>
      <w:tr>
        <w:trPr>
          <w:cantSplit/>
        </w:trPr>
        <w:tc>
          <w:tcPr>
            <w:tcW w:w="700" w:type="dxa"/>
            <w:vAlign w:val="center"/>
          </w:tcPr>
          <w:p>
            <w:pPr>
              <w:pStyle w:val="TableText"/>
            </w:pPr>
            <w:r>
              <w:t xml:space="preserve">B14</w:t>
            </w:r>
          </w:p>
        </w:tc>
        <w:tc>
          <w:tcPr>
            <w:tcW w:w="1900" w:type="dxa"/>
            <w:vAlign w:val="center"/>
          </w:tcPr>
          <w:p>
            <w:pPr>
              <w:pStyle w:val="TableText"/>
            </w:pPr>
            <w:r>
              <w:t xml:space="preserve">Netzbezug</w:t>
            </w:r>
          </w:p>
        </w:tc>
        <w:tc>
          <w:tcPr>
            <w:tcW w:w="4100" w:type="dxa"/>
            <w:vAlign w:val="center"/>
          </w:tcPr>
          <w:p>
            <w:pPr>
              <w:pStyle w:val="TableText"/>
            </w:pPr>
            <w:r>
              <w:t xml:space="preserve">Nur Hilfsenergie</w:t>
              <w:br/>
              <w:t xml:space="preserve">Speicherladung nicht umfasst</w:t>
            </w:r>
          </w:p>
        </w:tc>
        <w:tc>
          <w:tcPr>
            <w:tcW w:w="3140" w:type="dxa"/>
            <w:vAlign w:val="center"/>
          </w:tcPr>
          <w:p>
            <w:pPr>
              <w:pStyle w:val="TableText"/>
            </w:pPr>
            <w:r>
              <w:t xml:space="preserve">Betreiberin</w:t>
              <w:br/>
              <w:t xml:space="preserve">Nachweis Anschlusskonzept</w:t>
            </w:r>
          </w:p>
        </w:tc>
      </w:tr>
      <w:tr>
        <w:trPr>
          <w:cantSplit/>
        </w:trPr>
        <w:tc>
          <w:tcPr>
            <w:tcW w:w="700" w:type="dxa"/>
            <w:vAlign w:val="center"/>
          </w:tcPr>
          <w:p>
            <w:pPr>
              <w:pStyle w:val="TableText"/>
            </w:pPr>
            <w:r>
              <w:t xml:space="preserve">B15</w:t>
            </w:r>
          </w:p>
        </w:tc>
        <w:tc>
          <w:tcPr>
            <w:tcW w:w="1900" w:type="dxa"/>
            <w:vAlign w:val="center"/>
          </w:tcPr>
          <w:p>
            <w:pPr>
              <w:pStyle w:val="TableText"/>
            </w:pPr>
            <w:r>
              <w:t xml:space="preserve">Speicherkapazität</w:t>
            </w:r>
          </w:p>
        </w:tc>
        <w:tc>
          <w:tcPr>
            <w:tcW w:w="4100" w:type="dxa"/>
            <w:vAlign w:val="center"/>
          </w:tcPr>
          <w:p>
            <w:pPr>
              <w:pStyle w:val="TableText"/>
            </w:pPr>
            <w:r>
              <w:t xml:space="preserve">Nicht vorgesehen</w:t>
              <w:br/>
              <w:t xml:space="preserve">Bei Technologiewechsel einzutragen</w:t>
            </w:r>
          </w:p>
        </w:tc>
        <w:tc>
          <w:tcPr>
            <w:tcW w:w="3140" w:type="dxa"/>
            <w:vAlign w:val="center"/>
          </w:tcPr>
          <w:p>
            <w:pPr>
              <w:pStyle w:val="TableText"/>
            </w:pPr>
            <w:r>
              <w:t xml:space="preserve">Beide Parteien</w:t>
              <w:br/>
              <w:t xml:space="preserve">Nachweis Ergänzung zum Vertrag</w:t>
            </w:r>
          </w:p>
        </w:tc>
      </w:tr>
      <w:tr>
        <w:trPr>
          <w:cantSplit/>
        </w:trPr>
        <w:tc>
          <w:tcPr>
            <w:tcW w:w="700" w:type="dxa"/>
            <w:vAlign w:val="center"/>
          </w:tcPr>
          <w:p>
            <w:pPr>
              <w:pStyle w:val="TableText"/>
            </w:pPr>
            <w:r>
              <w:t xml:space="preserve">B16</w:t>
            </w:r>
          </w:p>
        </w:tc>
        <w:tc>
          <w:tcPr>
            <w:tcW w:w="1900" w:type="dxa"/>
            <w:vAlign w:val="center"/>
          </w:tcPr>
          <w:p>
            <w:pPr>
              <w:pStyle w:val="TableText"/>
            </w:pPr>
            <w:r>
              <w:t xml:space="preserve">Versiegelung</w:t>
            </w:r>
          </w:p>
        </w:tc>
        <w:tc>
          <w:tcPr>
            <w:tcW w:w="4100" w:type="dxa"/>
            <w:vAlign w:val="center"/>
          </w:tcPr>
          <w:p>
            <w:pPr>
              <w:pStyle w:val="TableText"/>
            </w:pPr>
            <w:r>
              <w:t xml:space="preserve">Nach Ausführungsplanung</w:t>
              <w:br/>
              <w:t xml:space="preserve">Flächenanteile getrennt ausweisen</w:t>
            </w:r>
          </w:p>
        </w:tc>
        <w:tc>
          <w:tcPr>
            <w:tcW w:w="3140" w:type="dxa"/>
            <w:vAlign w:val="center"/>
          </w:tcPr>
          <w:p>
            <w:pPr>
              <w:pStyle w:val="TableText"/>
            </w:pPr>
            <w:r>
              <w:t xml:space="preserve">Betreiberin</w:t>
              <w:br/>
              <w:t xml:space="preserve">Nachweis Flächenbilanz fehlt</w:t>
            </w:r>
          </w:p>
        </w:tc>
      </w:tr>
      <w:tr>
        <w:trPr>
          <w:cantSplit/>
        </w:trPr>
        <w:tc>
          <w:tcPr>
            <w:tcW w:w="700" w:type="dxa"/>
            <w:vAlign w:val="center"/>
          </w:tcPr>
          <w:p>
            <w:pPr>
              <w:pStyle w:val="TableText"/>
            </w:pPr>
            <w:r>
              <w:t xml:space="preserve">B17</w:t>
            </w:r>
          </w:p>
        </w:tc>
        <w:tc>
          <w:tcPr>
            <w:tcW w:w="1900" w:type="dxa"/>
            <w:vAlign w:val="center"/>
          </w:tcPr>
          <w:p>
            <w:pPr>
              <w:pStyle w:val="TableText"/>
            </w:pPr>
            <w:r>
              <w:t xml:space="preserve">Lärm</w:t>
            </w:r>
          </w:p>
        </w:tc>
        <w:tc>
          <w:tcPr>
            <w:tcW w:w="4100" w:type="dxa"/>
            <w:vAlign w:val="center"/>
          </w:tcPr>
          <w:p>
            <w:pPr>
              <w:pStyle w:val="TableText"/>
            </w:pPr>
            <w:r>
              <w:t xml:space="preserve">Projektbezogen zu prüfen</w:t>
              <w:br/>
              <w:t xml:space="preserve">Keine Zusage oder Grenzwert in dieser Vorlage</w:t>
            </w:r>
          </w:p>
        </w:tc>
        <w:tc>
          <w:tcPr>
            <w:tcW w:w="3140" w:type="dxa"/>
            <w:vAlign w:val="center"/>
          </w:tcPr>
          <w:p>
            <w:pPr>
              <w:pStyle w:val="TableText"/>
            </w:pPr>
            <w:r>
              <w:t xml:space="preserve">Betreiberin</w:t>
              <w:br/>
              <w:t xml:space="preserve">Nachweis Fachgutachten</w:t>
            </w:r>
          </w:p>
        </w:tc>
      </w:tr>
      <w:tr>
        <w:trPr>
          <w:cantSplit/>
        </w:trPr>
        <w:tc>
          <w:tcPr>
            <w:tcW w:w="700" w:type="dxa"/>
            <w:vAlign w:val="center"/>
          </w:tcPr>
          <w:p>
            <w:pPr>
              <w:pStyle w:val="TableText"/>
            </w:pPr>
            <w:r>
              <w:t xml:space="preserve">B18</w:t>
            </w:r>
          </w:p>
        </w:tc>
        <w:tc>
          <w:tcPr>
            <w:tcW w:w="1900" w:type="dxa"/>
            <w:vAlign w:val="center"/>
          </w:tcPr>
          <w:p>
            <w:pPr>
              <w:pStyle w:val="TableText"/>
            </w:pPr>
            <w:r>
              <w:t xml:space="preserve">Brandschutz</w:t>
            </w:r>
          </w:p>
        </w:tc>
        <w:tc>
          <w:tcPr>
            <w:tcW w:w="4100" w:type="dxa"/>
            <w:vAlign w:val="center"/>
          </w:tcPr>
          <w:p>
            <w:pPr>
              <w:pStyle w:val="TableText"/>
            </w:pPr>
            <w:r>
              <w:t xml:space="preserve">Projektbezogen zu prüfen</w:t>
              <w:br/>
              <w:t xml:space="preserve">Konzept anhand konkreter Technologie</w:t>
            </w:r>
          </w:p>
        </w:tc>
        <w:tc>
          <w:tcPr>
            <w:tcW w:w="3140" w:type="dxa"/>
            <w:vAlign w:val="center"/>
          </w:tcPr>
          <w:p>
            <w:pPr>
              <w:pStyle w:val="TableText"/>
            </w:pPr>
            <w:r>
              <w:t xml:space="preserve">Betreiberin</w:t>
              <w:br/>
              <w:t xml:space="preserve">Nachweis Fachkonzept fehlt</w:t>
            </w:r>
          </w:p>
        </w:tc>
      </w:tr>
      <w:tr>
        <w:trPr>
          <w:cantSplit/>
        </w:trPr>
        <w:tc>
          <w:tcPr>
            <w:tcW w:w="700" w:type="dxa"/>
            <w:vAlign w:val="center"/>
          </w:tcPr>
          <w:p>
            <w:pPr>
              <w:pStyle w:val="TableText"/>
            </w:pPr>
            <w:r>
              <w:t xml:space="preserve">B19</w:t>
            </w:r>
          </w:p>
        </w:tc>
        <w:tc>
          <w:tcPr>
            <w:tcW w:w="1900" w:type="dxa"/>
            <w:vAlign w:val="center"/>
          </w:tcPr>
          <w:p>
            <w:pPr>
              <w:pStyle w:val="TableText"/>
            </w:pPr>
            <w:r>
              <w:t xml:space="preserve">Entwässerung</w:t>
            </w:r>
          </w:p>
        </w:tc>
        <w:tc>
          <w:tcPr>
            <w:tcW w:w="4100" w:type="dxa"/>
            <w:vAlign w:val="center"/>
          </w:tcPr>
          <w:p>
            <w:pPr>
              <w:pStyle w:val="TableText"/>
            </w:pPr>
            <w:r>
              <w:t xml:space="preserve">Bestand erhalten</w:t>
              <w:br/>
              <w:t xml:space="preserve">Änderungen vor Durchführung abstimmen</w:t>
            </w:r>
          </w:p>
        </w:tc>
        <w:tc>
          <w:tcPr>
            <w:tcW w:w="3140" w:type="dxa"/>
            <w:vAlign w:val="center"/>
          </w:tcPr>
          <w:p>
            <w:pPr>
              <w:pStyle w:val="TableText"/>
            </w:pPr>
            <w:r>
              <w:t xml:space="preserve">Betreiberin</w:t>
              <w:br/>
              <w:t xml:space="preserve">Nachweis Bestandsaufnahme</w:t>
            </w:r>
          </w:p>
        </w:tc>
      </w:tr>
      <w:tr>
        <w:trPr>
          <w:cantSplit/>
        </w:trPr>
        <w:tc>
          <w:tcPr>
            <w:tcW w:w="700" w:type="dxa"/>
            <w:vAlign w:val="center"/>
          </w:tcPr>
          <w:p>
            <w:pPr>
              <w:pStyle w:val="TableText"/>
            </w:pPr>
            <w:r>
              <w:t xml:space="preserve">B20</w:t>
            </w:r>
          </w:p>
        </w:tc>
        <w:tc>
          <w:tcPr>
            <w:tcW w:w="1900" w:type="dxa"/>
            <w:vAlign w:val="center"/>
          </w:tcPr>
          <w:p>
            <w:pPr>
              <w:pStyle w:val="TableText"/>
            </w:pPr>
            <w:r>
              <w:t xml:space="preserve">Rettungswege</w:t>
            </w:r>
          </w:p>
        </w:tc>
        <w:tc>
          <w:tcPr>
            <w:tcW w:w="4100" w:type="dxa"/>
            <w:vAlign w:val="center"/>
          </w:tcPr>
          <w:p>
            <w:pPr>
              <w:pStyle w:val="TableText"/>
            </w:pPr>
            <w:r>
              <w:t xml:space="preserve">Ständig freihalten</w:t>
              <w:br/>
              <w:t xml:space="preserve">Zugänge und Zuständigkeiten dokumentieren</w:t>
            </w:r>
          </w:p>
        </w:tc>
        <w:tc>
          <w:tcPr>
            <w:tcW w:w="3140" w:type="dxa"/>
            <w:vAlign w:val="center"/>
          </w:tcPr>
          <w:p>
            <w:pPr>
              <w:pStyle w:val="TableText"/>
            </w:pPr>
            <w:r>
              <w:t xml:space="preserve">Betreiberin</w:t>
              <w:br/>
              <w:t xml:space="preserve">Nachweis Betriebskonzept</w:t>
            </w:r>
          </w:p>
        </w:tc>
      </w:tr>
      <w:tr>
        <w:trPr>
          <w:cantSplit/>
        </w:trPr>
        <w:tc>
          <w:tcPr>
            <w:tcW w:w="700" w:type="dxa"/>
            <w:vAlign w:val="center"/>
          </w:tcPr>
          <w:p>
            <w:pPr>
              <w:pStyle w:val="TableText"/>
            </w:pPr>
            <w:r>
              <w:t xml:space="preserve">B21</w:t>
            </w:r>
          </w:p>
        </w:tc>
        <w:tc>
          <w:tcPr>
            <w:tcW w:w="1900" w:type="dxa"/>
            <w:vAlign w:val="center"/>
          </w:tcPr>
          <w:p>
            <w:pPr>
              <w:pStyle w:val="TableText"/>
            </w:pPr>
            <w:r>
              <w:t xml:space="preserve">Überwachung</w:t>
            </w:r>
          </w:p>
        </w:tc>
        <w:tc>
          <w:tcPr>
            <w:tcW w:w="4100" w:type="dxa"/>
            <w:vAlign w:val="center"/>
          </w:tcPr>
          <w:p>
            <w:pPr>
              <w:pStyle w:val="TableText"/>
            </w:pPr>
            <w:r>
              <w:t xml:space="preserve">Betriebskonzept offen</w:t>
              <w:br/>
              <w:t xml:space="preserve">Kontakt im Störungsfall in Anlage C</w:t>
            </w:r>
          </w:p>
        </w:tc>
        <w:tc>
          <w:tcPr>
            <w:tcW w:w="3140" w:type="dxa"/>
            <w:vAlign w:val="center"/>
          </w:tcPr>
          <w:p>
            <w:pPr>
              <w:pStyle w:val="TableText"/>
            </w:pPr>
            <w:r>
              <w:t xml:space="preserve">Betreiberin</w:t>
              <w:br/>
              <w:t xml:space="preserve">Nachweis Wartungsplan</w:t>
            </w:r>
          </w:p>
        </w:tc>
      </w:tr>
      <w:tr>
        <w:trPr>
          <w:cantSplit/>
        </w:trPr>
        <w:tc>
          <w:tcPr>
            <w:tcW w:w="700" w:type="dxa"/>
            <w:vAlign w:val="center"/>
          </w:tcPr>
          <w:p>
            <w:pPr>
              <w:pStyle w:val="TableText"/>
            </w:pPr>
            <w:r>
              <w:t xml:space="preserve">B22</w:t>
            </w:r>
          </w:p>
        </w:tc>
        <w:tc>
          <w:tcPr>
            <w:tcW w:w="1900" w:type="dxa"/>
            <w:vAlign w:val="center"/>
          </w:tcPr>
          <w:p>
            <w:pPr>
              <w:pStyle w:val="TableText"/>
            </w:pPr>
            <w:r>
              <w:t xml:space="preserve">Versicherung</w:t>
            </w:r>
          </w:p>
        </w:tc>
        <w:tc>
          <w:tcPr>
            <w:tcW w:w="4100" w:type="dxa"/>
            <w:vAlign w:val="center"/>
          </w:tcPr>
          <w:p>
            <w:pPr>
              <w:pStyle w:val="TableText"/>
            </w:pPr>
            <w:r>
              <w:t xml:space="preserve">5.000.000 EUR Deckung</w:t>
              <w:br/>
              <w:t xml:space="preserve">Nachweis gemäß Ziffer 6 vor Baubeginn</w:t>
            </w:r>
          </w:p>
        </w:tc>
        <w:tc>
          <w:tcPr>
            <w:tcW w:w="3140" w:type="dxa"/>
            <w:vAlign w:val="center"/>
          </w:tcPr>
          <w:p>
            <w:pPr>
              <w:pStyle w:val="TableText"/>
            </w:pPr>
            <w:r>
              <w:t xml:space="preserve">Betreiberin</w:t>
              <w:br/>
              <w:t xml:space="preserve">Nachweis Versicherungsnachweis</w:t>
            </w:r>
          </w:p>
        </w:tc>
      </w:tr>
      <w:tr>
        <w:trPr>
          <w:cantSplit/>
        </w:trPr>
        <w:tc>
          <w:tcPr>
            <w:tcW w:w="9840" w:type="dxa"/>
            <w:gridSpan w:val="4"/>
            <w:shd w:fill="EEEEEE"/>
            <w:vAlign w:val="center"/>
          </w:tcPr>
          <w:p>
            <w:pPr>
              <w:pStyle w:val="TableHead"/>
            </w:pPr>
            <w:r>
              <w:t xml:space="preserve">Rückbau und Dokumentation</w:t>
            </w:r>
          </w:p>
        </w:tc>
      </w:tr>
      <w:tr>
        <w:trPr>
          <w:cantSplit/>
        </w:trPr>
        <w:tc>
          <w:tcPr>
            <w:tcW w:w="700" w:type="dxa"/>
            <w:vAlign w:val="center"/>
          </w:tcPr>
          <w:p>
            <w:pPr>
              <w:pStyle w:val="TableText"/>
            </w:pPr>
            <w:r>
              <w:t xml:space="preserve">B23</w:t>
            </w:r>
          </w:p>
        </w:tc>
        <w:tc>
          <w:tcPr>
            <w:tcW w:w="1900" w:type="dxa"/>
            <w:vAlign w:val="center"/>
          </w:tcPr>
          <w:p>
            <w:pPr>
              <w:pStyle w:val="TableText"/>
            </w:pPr>
            <w:r>
              <w:t xml:space="preserve">Rückbaufrist</w:t>
            </w:r>
          </w:p>
        </w:tc>
        <w:tc>
          <w:tcPr>
            <w:tcW w:w="4100" w:type="dxa"/>
            <w:vAlign w:val="center"/>
          </w:tcPr>
          <w:p>
            <w:pPr>
              <w:pStyle w:val="TableText"/>
            </w:pPr>
            <w:r>
              <w:t xml:space="preserve">Sechs Monate</w:t>
              <w:br/>
              <w:t xml:space="preserve">Beginn ab Ende der Betriebsphase</w:t>
            </w:r>
          </w:p>
        </w:tc>
        <w:tc>
          <w:tcPr>
            <w:tcW w:w="3140" w:type="dxa"/>
            <w:vAlign w:val="center"/>
          </w:tcPr>
          <w:p>
            <w:pPr>
              <w:pStyle w:val="TableText"/>
            </w:pPr>
            <w:r>
              <w:t xml:space="preserve">Betreiberin</w:t>
              <w:br/>
              <w:t xml:space="preserve">Nachweis Ziffer 8</w:t>
            </w:r>
          </w:p>
        </w:tc>
      </w:tr>
      <w:tr>
        <w:trPr>
          <w:cantSplit/>
        </w:trPr>
        <w:tc>
          <w:tcPr>
            <w:tcW w:w="700" w:type="dxa"/>
            <w:vAlign w:val="center"/>
          </w:tcPr>
          <w:p>
            <w:pPr>
              <w:pStyle w:val="TableText"/>
            </w:pPr>
            <w:r>
              <w:t xml:space="preserve">B24</w:t>
            </w:r>
          </w:p>
        </w:tc>
        <w:tc>
          <w:tcPr>
            <w:tcW w:w="1900" w:type="dxa"/>
            <w:vAlign w:val="center"/>
          </w:tcPr>
          <w:p>
            <w:pPr>
              <w:pStyle w:val="TableText"/>
            </w:pPr>
            <w:r>
              <w:t xml:space="preserve">Rückbau Fundament</w:t>
            </w:r>
          </w:p>
        </w:tc>
        <w:tc>
          <w:tcPr>
            <w:tcW w:w="4100" w:type="dxa"/>
            <w:vAlign w:val="center"/>
          </w:tcPr>
          <w:p>
            <w:pPr>
              <w:pStyle w:val="TableText"/>
            </w:pPr>
            <w:r>
              <w:t xml:space="preserve">Tiefe noch abzustimmen</w:t>
              <w:br/>
              <w:t xml:space="preserve">Vereinbarung vor Unterzeichnung ergänzen</w:t>
            </w:r>
          </w:p>
        </w:tc>
        <w:tc>
          <w:tcPr>
            <w:tcW w:w="3140" w:type="dxa"/>
            <w:vAlign w:val="center"/>
          </w:tcPr>
          <w:p>
            <w:pPr>
              <w:pStyle w:val="TableText"/>
            </w:pPr>
            <w:r>
              <w:t xml:space="preserve">Beide Parteien</w:t>
              <w:br/>
              <w:t xml:space="preserve">Nachweis Rückbaukonzept fehlt</w:t>
            </w:r>
          </w:p>
        </w:tc>
      </w:tr>
      <w:tr>
        <w:trPr>
          <w:cantSplit/>
        </w:trPr>
        <w:tc>
          <w:tcPr>
            <w:tcW w:w="700" w:type="dxa"/>
            <w:vAlign w:val="center"/>
          </w:tcPr>
          <w:p>
            <w:pPr>
              <w:pStyle w:val="TableText"/>
            </w:pPr>
            <w:r>
              <w:t xml:space="preserve">B25</w:t>
            </w:r>
          </w:p>
        </w:tc>
        <w:tc>
          <w:tcPr>
            <w:tcW w:w="1900" w:type="dxa"/>
            <w:vAlign w:val="center"/>
          </w:tcPr>
          <w:p>
            <w:pPr>
              <w:pStyle w:val="TableText"/>
            </w:pPr>
            <w:r>
              <w:t xml:space="preserve">Leitungsrückbau</w:t>
            </w:r>
          </w:p>
        </w:tc>
        <w:tc>
          <w:tcPr>
            <w:tcW w:w="4100" w:type="dxa"/>
            <w:vAlign w:val="center"/>
          </w:tcPr>
          <w:p>
            <w:pPr>
              <w:pStyle w:val="TableText"/>
            </w:pPr>
            <w:r>
              <w:t xml:space="preserve">Einzelfallvereinbarung</w:t>
              <w:br/>
              <w:t xml:space="preserve">Übernahme nur nach ausdrücklicher Zustimmung</w:t>
            </w:r>
          </w:p>
        </w:tc>
        <w:tc>
          <w:tcPr>
            <w:tcW w:w="3140" w:type="dxa"/>
            <w:vAlign w:val="center"/>
          </w:tcPr>
          <w:p>
            <w:pPr>
              <w:pStyle w:val="TableText"/>
            </w:pPr>
            <w:r>
              <w:t xml:space="preserve">Beide Parteien</w:t>
              <w:br/>
              <w:t xml:space="preserve">Nachweis Rückgabeprotokoll</w:t>
            </w:r>
          </w:p>
        </w:tc>
      </w:tr>
      <w:tr>
        <w:trPr>
          <w:cantSplit/>
        </w:trPr>
        <w:tc>
          <w:tcPr>
            <w:tcW w:w="700" w:type="dxa"/>
            <w:vAlign w:val="center"/>
          </w:tcPr>
          <w:p>
            <w:pPr>
              <w:pStyle w:val="TableText"/>
            </w:pPr>
            <w:r>
              <w:t xml:space="preserve">B26</w:t>
            </w:r>
          </w:p>
        </w:tc>
        <w:tc>
          <w:tcPr>
            <w:tcW w:w="1900" w:type="dxa"/>
            <w:vAlign w:val="center"/>
          </w:tcPr>
          <w:p>
            <w:pPr>
              <w:pStyle w:val="TableText"/>
            </w:pPr>
            <w:r>
              <w:t xml:space="preserve">Rückbausicherheit</w:t>
            </w:r>
          </w:p>
        </w:tc>
        <w:tc>
          <w:tcPr>
            <w:tcW w:w="4100" w:type="dxa"/>
            <w:vAlign w:val="center"/>
          </w:tcPr>
          <w:p>
            <w:pPr>
              <w:pStyle w:val="TableText"/>
            </w:pPr>
            <w:r>
              <w:t xml:space="preserve">Änderungsvorschlag in Ziffer 8</w:t>
              <w:br/>
              <w:t xml:space="preserve">Offene Revision gesondert entscheiden</w:t>
            </w:r>
          </w:p>
        </w:tc>
        <w:tc>
          <w:tcPr>
            <w:tcW w:w="3140" w:type="dxa"/>
            <w:vAlign w:val="center"/>
          </w:tcPr>
          <w:p>
            <w:pPr>
              <w:pStyle w:val="TableText"/>
            </w:pPr>
            <w:r>
              <w:t xml:space="preserve">Beide Parteien</w:t>
              <w:br/>
              <w:t xml:space="preserve">Nachweis Kommentierte Klausel</w:t>
            </w:r>
          </w:p>
        </w:tc>
      </w:tr>
      <w:tr>
        <w:trPr>
          <w:cantSplit/>
        </w:trPr>
        <w:tc>
          <w:tcPr>
            <w:tcW w:w="700" w:type="dxa"/>
            <w:vAlign w:val="center"/>
          </w:tcPr>
          <w:p>
            <w:pPr>
              <w:pStyle w:val="TableText"/>
            </w:pPr>
            <w:r>
              <w:t xml:space="preserve">B27</w:t>
            </w:r>
          </w:p>
        </w:tc>
        <w:tc>
          <w:tcPr>
            <w:tcW w:w="1900" w:type="dxa"/>
            <w:vAlign w:val="center"/>
          </w:tcPr>
          <w:p>
            <w:pPr>
              <w:pStyle w:val="TableText"/>
            </w:pPr>
            <w:r>
              <w:t xml:space="preserve">Bodenzustand</w:t>
            </w:r>
          </w:p>
        </w:tc>
        <w:tc>
          <w:tcPr>
            <w:tcW w:w="4100" w:type="dxa"/>
            <w:vAlign w:val="center"/>
          </w:tcPr>
          <w:p>
            <w:pPr>
              <w:pStyle w:val="TableText"/>
            </w:pPr>
            <w:r>
              <w:t xml:space="preserve">Vor Baubeginn dokumentieren</w:t>
              <w:br/>
              <w:t xml:space="preserve">Fotos und gemeinsame Zustandsaufnahme</w:t>
            </w:r>
          </w:p>
        </w:tc>
        <w:tc>
          <w:tcPr>
            <w:tcW w:w="3140" w:type="dxa"/>
            <w:vAlign w:val="center"/>
          </w:tcPr>
          <w:p>
            <w:pPr>
              <w:pStyle w:val="TableText"/>
            </w:pPr>
            <w:r>
              <w:t xml:space="preserve">Beide Parteien</w:t>
              <w:br/>
              <w:t xml:space="preserve">Nachweis Übergabeprotokoll</w:t>
            </w:r>
          </w:p>
        </w:tc>
      </w:tr>
      <w:tr>
        <w:trPr>
          <w:cantSplit/>
        </w:trPr>
        <w:tc>
          <w:tcPr>
            <w:tcW w:w="700" w:type="dxa"/>
            <w:vAlign w:val="center"/>
          </w:tcPr>
          <w:p>
            <w:pPr>
              <w:pStyle w:val="TableText"/>
            </w:pPr>
            <w:r>
              <w:t xml:space="preserve">B28</w:t>
            </w:r>
          </w:p>
        </w:tc>
        <w:tc>
          <w:tcPr>
            <w:tcW w:w="1900" w:type="dxa"/>
            <w:vAlign w:val="center"/>
          </w:tcPr>
          <w:p>
            <w:pPr>
              <w:pStyle w:val="TableText"/>
            </w:pPr>
            <w:r>
              <w:t xml:space="preserve">Temporäre Flächen</w:t>
            </w:r>
          </w:p>
        </w:tc>
        <w:tc>
          <w:tcPr>
            <w:tcW w:w="4100" w:type="dxa"/>
            <w:vAlign w:val="center"/>
          </w:tcPr>
          <w:p>
            <w:pPr>
              <w:pStyle w:val="TableText"/>
            </w:pPr>
            <w:r>
              <w:t xml:space="preserve">Rückgabe nach Bauabschluss</w:t>
              <w:br/>
              <w:t xml:space="preserve">Wiederherstellung getrennt bestätigen</w:t>
            </w:r>
          </w:p>
        </w:tc>
        <w:tc>
          <w:tcPr>
            <w:tcW w:w="3140" w:type="dxa"/>
            <w:vAlign w:val="center"/>
          </w:tcPr>
          <w:p>
            <w:pPr>
              <w:pStyle w:val="TableText"/>
            </w:pPr>
            <w:r>
              <w:t xml:space="preserve">Betreiberin</w:t>
              <w:br/>
              <w:t xml:space="preserve">Nachweis Rückgabeprotokoll</w:t>
            </w:r>
          </w:p>
        </w:tc>
      </w:tr>
    </w:tbl>
    <w:p>
      <w:pPr>
        <w:pStyle w:val="Spacer"/>
      </w:pPr>
    </w:p>
    <w:p>
      <w:pPr>
        <w:pStyle w:val="Small"/>
      </w:pPr>
      <w:r>
        <w:t xml:space="preserve">Änderungen an Technologie, Leistung oder Fläche sind gleichzeitig im Vertragstext und in den Anlagen zu prüfen. Ein neuer Projektwert gilt nicht als Nachweis einer vorhandenen technischen Freigabe.</w:t>
      </w:r>
    </w:p>
    <w:p>
      <w:pPr>
        <w:sectPr>
          <w:headerReference w:type="default" r:id="rIdHeader"/>
          <w:footerReference w:type="default" r:id="rIdFooter"/>
          <w:type w:val="nextPage"/>
          <w:pgSz w:w="12240" w:h="15840"/>
          <w:pgMar w:top="1000" w:right="1200" w:bottom="1000" w:left="1200" w:header="400" w:footer="400"/>
          <w:pgNumType/>
          <w:cols w:space="720"/>
        </w:sectPr>
      </w:pPr>
    </w:p>
    <w:p>
      <w:pPr>
        <w:pStyle w:val="AnnexHeading"/>
        <w:numPr>
          <w:ilvl w:val="0"/>
          <w:numId w:val="44"/>
        </w:numPr>
      </w:pPr>
      <w:bookmarkStart w:id="18" w:name="AnlageC"/>
      <w:r>
        <w:t xml:space="preserve">Ansprechpartner und Unterzeichnung</w:t>
      </w:r>
      <w:bookmarkEnd w:id="18"/>
    </w:p>
    <w:p>
      <w:pPr>
        <w:pStyle w:val="Normal"/>
      </w:pPr>
      <w:r>
        <w:t xml:space="preserve">Projekt </w:t>
      </w:r>
      <w:sdt>
        <w:sdtPr>
          <w:alias w:val="PROJECT"/>
          <w:tag w:val="PROJECT"/>
          <w:id w:val="1022"/>
          <w:text/>
        </w:sdtPr>
        <w:sdtContent>
          <w:r>
            <w:t xml:space="preserve">Windpark Nordfeld</w:t>
          </w:r>
        </w:sdtContent>
      </w:sdt>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900"/>
        <w:gridCol w:w="3800"/>
        <w:gridCol w:w="4140"/>
      </w:tblGrid>
      <w:tr>
        <w:trPr>
          <w:cantSplit/>
          <w:tblHeader/>
        </w:trPr>
        <w:tc>
          <w:tcPr>
            <w:tcW w:w="1900" w:type="dxa"/>
            <w:vAlign w:val="center"/>
            <w:shd w:fill="E5E5E5"/>
          </w:tcPr>
          <w:p>
            <w:pPr>
              <w:pStyle w:val="TableHead"/>
            </w:pPr>
            <w:r>
              <w:t xml:space="preserve">Funktion</w:t>
            </w:r>
          </w:p>
        </w:tc>
        <w:tc>
          <w:tcPr>
            <w:tcW w:w="3800" w:type="dxa"/>
            <w:vAlign w:val="center"/>
            <w:shd w:fill="E5E5E5"/>
          </w:tcPr>
          <w:p>
            <w:pPr>
              <w:pStyle w:val="TableHead"/>
            </w:pPr>
            <w:r>
              <w:t xml:space="preserve">Name und Zuständigkeit</w:t>
            </w:r>
          </w:p>
        </w:tc>
        <w:tc>
          <w:tcPr>
            <w:tcW w:w="4140" w:type="dxa"/>
            <w:vAlign w:val="center"/>
            <w:shd w:fill="E5E5E5"/>
          </w:tcPr>
          <w:p>
            <w:pPr>
              <w:pStyle w:val="TableHead"/>
            </w:pPr>
            <w:r>
              <w:t xml:space="preserve">Kontakt</w:t>
            </w:r>
          </w:p>
        </w:tc>
      </w:tr>
      <w:tr>
        <w:trPr>
          <w:cantSplit/>
        </w:trPr>
        <w:tc>
          <w:tcPr>
            <w:tcW w:w="1900" w:type="dxa"/>
            <w:vAlign w:val="center"/>
          </w:tcPr>
          <w:p>
            <w:pPr>
              <w:pStyle w:val="TableText"/>
            </w:pPr>
            <w:r>
              <w:t xml:space="preserve">Eigentümerin</w:t>
            </w:r>
          </w:p>
        </w:tc>
        <w:tc>
          <w:tcPr>
            <w:tcW w:w="3800" w:type="dxa"/>
            <w:vAlign w:val="center"/>
          </w:tcPr>
          <w:p>
            <w:pPr>
              <w:pStyle w:val="TableText"/>
            </w:pPr>
            <w:r>
              <w:t xml:space="preserve">Eva Beispiel</w:t>
              <w:br/>
              <w:t xml:space="preserve">Grundstück und Übergabe</w:t>
            </w:r>
          </w:p>
        </w:tc>
        <w:tc>
          <w:tcPr>
            <w:tcW w:w="4140" w:type="dxa"/>
            <w:vAlign w:val="center"/>
          </w:tcPr>
          <w:p>
            <w:pPr>
              <w:pStyle w:val="TableText"/>
            </w:pPr>
            <w:r>
              <w:t xml:space="preserve">grundstueck@nordfeld.example</w:t>
            </w:r>
          </w:p>
        </w:tc>
      </w:tr>
      <w:tr>
        <w:trPr>
          <w:cantSplit/>
        </w:trPr>
        <w:tc>
          <w:tcPr>
            <w:tcW w:w="1900" w:type="dxa"/>
            <w:vAlign w:val="center"/>
          </w:tcPr>
          <w:p>
            <w:pPr>
              <w:pStyle w:val="TableText"/>
            </w:pPr>
            <w:r>
              <w:t xml:space="preserve">Betreiberin</w:t>
            </w:r>
          </w:p>
        </w:tc>
        <w:tc>
          <w:tcPr>
            <w:tcW w:w="3800" w:type="dxa"/>
            <w:vAlign w:val="center"/>
          </w:tcPr>
          <w:p>
            <w:pPr>
              <w:pStyle w:val="TableText"/>
            </w:pPr>
            <w:r>
              <w:t xml:space="preserve">Max Muster</w:t>
              <w:br/>
              <w:t xml:space="preserve">Projekt und Vertragsfragen</w:t>
            </w:r>
          </w:p>
        </w:tc>
        <w:tc>
          <w:tcPr>
            <w:tcW w:w="4140" w:type="dxa"/>
            <w:vAlign w:val="center"/>
          </w:tcPr>
          <w:p>
            <w:pPr>
              <w:pStyle w:val="TableText"/>
            </w:pPr>
            <w:r>
              <w:t xml:space="preserve">projekt@nordfeld.example</w:t>
            </w:r>
          </w:p>
        </w:tc>
      </w:tr>
      <w:tr>
        <w:trPr>
          <w:cantSplit/>
        </w:trPr>
        <w:tc>
          <w:tcPr>
            <w:tcW w:w="1900" w:type="dxa"/>
            <w:vAlign w:val="center"/>
          </w:tcPr>
          <w:p>
            <w:pPr>
              <w:pStyle w:val="TableText"/>
            </w:pPr>
            <w:r>
              <w:t xml:space="preserve">Technische Leitung</w:t>
            </w:r>
          </w:p>
        </w:tc>
        <w:tc>
          <w:tcPr>
            <w:tcW w:w="3800" w:type="dxa"/>
            <w:vAlign w:val="center"/>
          </w:tcPr>
          <w:p>
            <w:pPr>
              <w:pStyle w:val="TableText"/>
            </w:pPr>
            <w:r>
              <w:t xml:space="preserve">Nora Beispiel</w:t>
              <w:br/>
              <w:t xml:space="preserve">Planung und Betrieb</w:t>
            </w:r>
          </w:p>
        </w:tc>
        <w:tc>
          <w:tcPr>
            <w:tcW w:w="4140" w:type="dxa"/>
            <w:vAlign w:val="center"/>
          </w:tcPr>
          <w:p>
            <w:pPr>
              <w:pStyle w:val="TableText"/>
            </w:pPr>
            <w:r>
              <w:t xml:space="preserve">technik@nordfeld.example</w:t>
            </w:r>
          </w:p>
        </w:tc>
      </w:tr>
      <w:tr>
        <w:trPr>
          <w:cantSplit/>
        </w:trPr>
        <w:tc>
          <w:tcPr>
            <w:tcW w:w="1900" w:type="dxa"/>
            <w:vAlign w:val="center"/>
          </w:tcPr>
          <w:p>
            <w:pPr>
              <w:pStyle w:val="TableText"/>
            </w:pPr>
            <w:r>
              <w:t xml:space="preserve">Rechnungsstelle</w:t>
            </w:r>
          </w:p>
        </w:tc>
        <w:tc>
          <w:tcPr>
            <w:tcW w:w="3800" w:type="dxa"/>
            <w:vAlign w:val="center"/>
          </w:tcPr>
          <w:p>
            <w:pPr>
              <w:pStyle w:val="TableText"/>
            </w:pPr>
            <w:r>
              <w:t xml:space="preserve">Buchhaltung der Betreiberin</w:t>
              <w:br/>
              <w:t xml:space="preserve">Rechnungen und Zahlung</w:t>
            </w:r>
          </w:p>
        </w:tc>
        <w:tc>
          <w:tcPr>
            <w:tcW w:w="4140" w:type="dxa"/>
            <w:vAlign w:val="center"/>
          </w:tcPr>
          <w:p>
            <w:pPr>
              <w:pStyle w:val="TableText"/>
            </w:pPr>
            <w:r>
              <w:t xml:space="preserve">rechnung@nordfeld.example</w:t>
            </w:r>
          </w:p>
        </w:tc>
      </w:tr>
    </w:tbl>
    <w:p>
      <w:pPr>
        <w:pStyle w:val="Spacer"/>
      </w:pPr>
    </w:p>
    <w:p>
      <w:pPr>
        <w:pStyle w:val="HeadingUnnumbered"/>
      </w:pPr>
      <w:r>
        <w:t xml:space="preserve">Zustelladressen</w:t>
      </w:r>
    </w:p>
    <w:p>
      <w:pPr>
        <w:pStyle w:val="Normal"/>
      </w:pPr>
      <w:r>
        <w:t xml:space="preserve"/>
      </w:r>
      <w:sdt>
        <w:sdtPr>
          <w:alias w:val="OWNER"/>
          <w:tag w:val="OWNER"/>
          <w:id w:val="1023"/>
          <w:text/>
        </w:sdtPr>
        <w:sdtContent>
          <w:r>
            <w:t xml:space="preserve">Landgut Nordfeld GmbH</w:t>
          </w:r>
        </w:sdtContent>
      </w:sdt>
      <w:r>
        <w:t xml:space="preserve"/>
        <w:br/>
        <w:t xml:space="preserve">Musterweg 12</w:t>
        <w:br/>
        <w:t xml:space="preserve">00000 Nordfeld</w:t>
      </w:r>
    </w:p>
    <w:p>
      <w:pPr>
        <w:pStyle w:val="Normal"/>
      </w:pPr>
      <w:r>
        <w:t xml:space="preserve"/>
      </w:r>
      <w:sdt>
        <w:sdtPr>
          <w:alias w:val="OPERATOR"/>
          <w:tag w:val="OPERATOR"/>
          <w:id w:val="1024"/>
          <w:text/>
        </w:sdtPr>
        <w:sdtContent>
          <w:r>
            <w:t xml:space="preserve">Nordfeld Wind GmbH</w:t>
          </w:r>
        </w:sdtContent>
      </w:sdt>
      <w:r>
        <w:t xml:space="preserve"/>
        <w:br/>
        <w:t xml:space="preserve">Projektstraße 8</w:t>
        <w:br/>
        <w:t xml:space="preserve">00000 Musterstadt</w:t>
      </w:r>
    </w:p>
    <w:p>
      <w:pPr>
        <w:pStyle w:val="Normal"/>
      </w:pPr>
      <w:r>
        <w:t xml:space="preserve">Vor Unterzeichnung bestätigen die Parteien den Stand der Anlagen, die offenen Nachweise und die ausdrücklich angenommenen Änderungen. Ein Eintrag in dieser Vorlage erzeugt keine tatsächliche Unterzeichnung.</w:t>
      </w:r>
    </w:p>
    <w:tbl>
      <w:tblPr>
        <w:tblW w:w="98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100"/>
        <w:gridCol w:w="3870"/>
        <w:gridCol w:w="3870"/>
      </w:tblGrid>
      <w:tr>
        <w:trPr>
          <w:cantSplit/>
          <w:tblHeader/>
        </w:trPr>
        <w:tc>
          <w:tcPr>
            <w:tcW w:w="2100" w:type="dxa"/>
            <w:vAlign w:val="center"/>
            <w:shd w:fill="E5E5E5"/>
          </w:tcPr>
          <w:p>
            <w:pPr>
              <w:pStyle w:val="TableHead"/>
            </w:pPr>
            <w:r>
              <w:t xml:space="preserve">Bestätigung</w:t>
            </w:r>
          </w:p>
        </w:tc>
        <w:tc>
          <w:tcPr>
            <w:tcW w:w="3870" w:type="dxa"/>
            <w:vAlign w:val="center"/>
            <w:shd w:fill="E5E5E5"/>
          </w:tcPr>
          <w:p>
            <w:pPr>
              <w:pStyle w:val="TableHead"/>
            </w:pPr>
            <w:r>
              <w:t xml:space="preserve">Eigentümerin</w:t>
            </w:r>
          </w:p>
        </w:tc>
        <w:tc>
          <w:tcPr>
            <w:tcW w:w="3870" w:type="dxa"/>
            <w:vAlign w:val="center"/>
            <w:shd w:fill="E5E5E5"/>
          </w:tcPr>
          <w:p>
            <w:pPr>
              <w:pStyle w:val="TableHead"/>
            </w:pPr>
            <w:r>
              <w:t xml:space="preserve">Betreiberin</w:t>
            </w:r>
          </w:p>
        </w:tc>
      </w:tr>
      <w:tr>
        <w:trPr>
          <w:cantSplit/>
        </w:trPr>
        <w:tc>
          <w:tcPr>
            <w:tcW w:w="2100" w:type="dxa"/>
            <w:vAlign w:val="center"/>
          </w:tcPr>
          <w:p>
            <w:pPr>
              <w:pStyle w:val="TableText"/>
            </w:pPr>
            <w:r>
              <w:t xml:space="preserve">Ort und Datum</w:t>
            </w:r>
          </w:p>
        </w:tc>
        <w:tc>
          <w:tcPr>
            <w:tcW w:w="3870" w:type="dxa"/>
            <w:vAlign w:val="center"/>
          </w:tcPr>
          <w:p>
            <w:pPr>
              <w:pStyle w:val="TableText"/>
            </w:pPr>
            <w:r>
              <w:t xml:space="preserve">________________________</w:t>
            </w:r>
          </w:p>
        </w:tc>
        <w:tc>
          <w:tcPr>
            <w:tcW w:w="3870" w:type="dxa"/>
            <w:vAlign w:val="center"/>
          </w:tcPr>
          <w:p>
            <w:pPr>
              <w:pStyle w:val="TableText"/>
            </w:pPr>
            <w:r>
              <w:t xml:space="preserve">________________________</w:t>
            </w:r>
          </w:p>
        </w:tc>
      </w:tr>
      <w:tr>
        <w:trPr>
          <w:cantSplit/>
        </w:trPr>
        <w:tc>
          <w:tcPr>
            <w:tcW w:w="2100" w:type="dxa"/>
            <w:vAlign w:val="center"/>
          </w:tcPr>
          <w:p>
            <w:pPr>
              <w:pStyle w:val="TableText"/>
            </w:pPr>
            <w:r>
              <w:t xml:space="preserve">Name und Vertretung</w:t>
            </w:r>
          </w:p>
        </w:tc>
        <w:tc>
          <w:tcPr>
            <w:tcW w:w="3870" w:type="dxa"/>
            <w:vAlign w:val="center"/>
          </w:tcPr>
          <w:p>
            <w:pPr>
              <w:pStyle w:val="TableText"/>
            </w:pPr>
            <w:r>
              <w:t xml:space="preserve">________________________</w:t>
            </w:r>
          </w:p>
        </w:tc>
        <w:tc>
          <w:tcPr>
            <w:tcW w:w="3870" w:type="dxa"/>
            <w:vAlign w:val="center"/>
          </w:tcPr>
          <w:p>
            <w:pPr>
              <w:pStyle w:val="TableText"/>
            </w:pPr>
            <w:r>
              <w:t xml:space="preserve">________________________</w:t>
            </w:r>
          </w:p>
        </w:tc>
      </w:tr>
      <w:tr>
        <w:trPr>
          <w:cantSplit/>
        </w:trPr>
        <w:tc>
          <w:tcPr>
            <w:tcW w:w="2100" w:type="dxa"/>
            <w:vAlign w:val="center"/>
          </w:tcPr>
          <w:p>
            <w:pPr>
              <w:pStyle w:val="TableText"/>
            </w:pPr>
            <w:r>
              <w:t xml:space="preserve">Unterschrift</w:t>
            </w:r>
          </w:p>
        </w:tc>
        <w:tc>
          <w:tcPr>
            <w:tcW w:w="3870" w:type="dxa"/>
            <w:vAlign w:val="center"/>
          </w:tcPr>
          <w:p>
            <w:pPr>
              <w:pStyle w:val="TableText"/>
            </w:pPr>
            <w:r>
              <w:t xml:space="preserve">________________________</w:t>
            </w:r>
          </w:p>
        </w:tc>
        <w:tc>
          <w:tcPr>
            <w:tcW w:w="3870" w:type="dxa"/>
            <w:vAlign w:val="center"/>
          </w:tcPr>
          <w:p>
            <w:pPr>
              <w:pStyle w:val="TableText"/>
            </w:pPr>
            <w:r>
              <w:t xml:space="preserve">________________________</w:t>
            </w:r>
          </w:p>
        </w:tc>
      </w:tr>
    </w:tbl>
    <w:p>
      <w:pPr>
        <w:pStyle w:val="Spacer"/>
      </w:pPr>
    </w:p>
    <w:p>
      <w:pPr>
        <w:pStyle w:val="TabLine"/>
      </w:pPr>
      <w:r>
        <w:t xml:space="preserve">Anlagenstand</w:t>
        <w:tab/>
        <w:t xml:space="preserve">A 09.10.2026</w:t>
        <w:tab/>
        <w:t xml:space="preserve">B 09.10.2026</w:t>
        <w:tab/>
        <w:t xml:space="preserve">C 12.10.2026</w:t>
      </w:r>
    </w:p>
    <w:sectPr>
      <w:headerReference w:type="default" r:id="rIdHeader"/>
      <w:footerReference w:type="default" r:id="rIdFooter"/>
      <w:type w:val="nextPage"/>
      <w:pgSz w:w="12240" w:h="15840"/>
      <w:pgMar w:top="1000" w:right="1200" w:bottom="1000" w:left="1200" w:header="400" w:footer="400"/>
      <w:pgNumType/>
      <w:cols w:space="720"/>
    </w:sectPr>
  </w:body>
</w:document>
</file>

<file path=word/comments.xml><?xml version="1.0" encoding="utf-8"?>
<w:comments xmlns:w="http://schemas.openxmlformats.org/wordprocessingml/2006/main">
  <w:comment w:id="0" w:author="Verhandlungsteam" w:initials="VT" w:date="2026-10-09T09:00:00Z">
    <w:p>
      <w:pPr>
        <w:pStyle w:val="CommentText"/>
      </w:pPr>
      <w:r>
        <w:t xml:space="preserve">Mandantin: Zahlungsbeginn bei tatsächlicher Inbetriebnahme beibehalten. Namensänderungen sollen diese wirtschaftliche Regelung nicht verändern.</w:t>
      </w:r>
    </w:p>
  </w:comment>
  <w:comment w:id="1" w:author="Verhandlungsteam" w:initials="VT" w:date="2026-10-09T09:00:00Z">
    <w:p>
      <w:pPr>
        <w:pStyle w:val="CommentText"/>
      </w:pPr>
      <w:r>
        <w:t xml:space="preserve">Gegenseite: Erhöhung der Sicherheit von 100.000 auf 150.000 EUR vorgeschlagen. Entscheidung der Mandantin noch offen; Änderung sichtbar lassen.</w:t>
      </w:r>
    </w:p>
  </w:comment>
</w:comments>
</file>

<file path=word/footer1.xml><?xml version="1.0" encoding="utf-8"?>
<w:ftr xmlns:w="http://schemas.openxmlformats.org/wordprocessingml/2006/main">
  <w:p>
    <w:pPr>
      <w:pStyle w:val="Footer"/>
    </w:pPr>
    <w:r>
      <w:t xml:space="preserve">Kanzleimuster   ·   Seite </w:t>
    </w:r>
    <w:r>
      <w:fldChar w:fldCharType="begin"/>
    </w:r>
    <w:r>
      <w:instrText xml:space="preserve"> PAGE </w:instrText>
    </w:r>
    <w:r>
      <w:fldChar w:fldCharType="separate"/>
    </w:r>
    <w:r>
      <w:t xml:space="preserve">1</w:t>
    </w:r>
    <w:r>
      <w:fldChar w:fldCharType="end"/>
    </w:r>
  </w:p>
</w:ftr>
</file>

<file path=word/footer2.xml><?xml version="1.0" encoding="utf-8"?>
<w:ftr xmlns:w="http://schemas.openxmlformats.org/wordprocessingml/2006/main">
  <w:p>
    <w:pPr>
      <w:pStyle w:val="Normal"/>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Umsatzsteuerliche Angaben und Rechnungsdaten sind für die konkrete Vertragsfassung zu bestätigen. Die in dieser Vorlage verwendeten Beträge sind Musterwerte.</w:t>
      </w:r>
    </w:p>
  </w:footnote>
  <w:footnote w:id="2">
    <w:p>
      <w:pPr>
        <w:pStyle w:val="FootnoteText"/>
      </w:pPr>
      <w:r>
        <w:rPr>
          <w:rStyle w:val="FootnoteReference"/>
        </w:rPr>
        <w:footnoteRef/>
      </w:r>
      <w:r>
        <w:t xml:space="preserve"> Bei einer Änderung der Technologie sind auch Grundstücksflächen, Anschlussparameter und die Rückbaupositionen in den Anlagen zu prüfen.</w:t>
      </w:r>
    </w:p>
  </w:footnote>
</w:footnotes>
</file>

<file path=word/header1.xml><?xml version="1.0" encoding="utf-8"?>
<w:hdr xmlns:w="http://schemas.openxmlformats.org/wordprocessingml/2006/main">
  <w:p>
    <w:pPr>
      <w:pStyle w:val="Header"/>
    </w:pPr>
    <w:r>
      <w:t xml:space="preserve"/>
    </w:r>
    <w:sdt>
      <w:sdtPr>
        <w:alias w:val="PROJECT"/>
        <w:tag w:val="PROJECT"/>
        <w:id w:val="1025"/>
        <w:text/>
      </w:sdtPr>
      <w:sdtContent>
        <w:r>
          <w:t xml:space="preserve">Windpark Nordfeld</w:t>
        </w:r>
      </w:sdtContent>
    </w:sdt>
    <w:r>
      <w:t xml:space="preserve"/>
      <w:tab/>
      <w:t xml:space="preserve">Grundstücksnutzungsvertrag NF 2026 014</w:t>
    </w:r>
  </w:p>
</w:hdr>
</file>

<file path=word/header2.xml><?xml version="1.0" encoding="utf-8"?>
<w:hdr xmlns:w="http://schemas.openxmlformats.org/wordprocessingml/2006/main">
  <w:p>
    <w:pPr>
      <w:pStyle w:val="Normal"/>
    </w:pPr>
  </w:p>
</w:hdr>
</file>

<file path=word/numbering.xml><?xml version="1.0" encoding="utf-8"?>
<w:numbering xmlns:w="http://schemas.openxmlformats.org/wordprocessingml/2006/main">
  <w:abstractNum w:abstractNumId="42">
    <w:multiLevelType w:val="multilevel"/>
    <w:lvl w:ilvl="0">
      <w:start w:val="1"/>
      <w:numFmt w:val="decimal"/>
      <w:pStyle w:val="Heading1"/>
      <w:lvlText w:val="%1"/>
      <w:suff w:val="tab"/>
      <w:pPr>
        <w:tabs>
          <w:tab w:val="num" w:pos="650"/>
        </w:tabs>
        <w:ind w:left="650" w:hanging="650"/>
      </w:pPr>
    </w:lvl>
    <w:lvl w:ilvl="1">
      <w:start w:val="1"/>
      <w:numFmt w:val="decimal"/>
      <w:pStyle w:val="Clause"/>
      <w:lvlText w:val="%1.%2"/>
      <w:suff w:val="tab"/>
      <w:pPr>
        <w:tabs>
          <w:tab w:val="num" w:pos="800"/>
        </w:tabs>
        <w:ind w:left="800" w:hanging="650"/>
      </w:pPr>
    </w:lvl>
    <w:lvl w:ilvl="2">
      <w:start w:val="1"/>
      <w:numFmt w:val="decimal"/>
      <w:pStyle w:val="Subclause"/>
      <w:lvlText w:val="%1.%2.%3"/>
      <w:suff w:val="tab"/>
      <w:pPr>
        <w:tabs>
          <w:tab w:val="num" w:pos="1200"/>
        </w:tabs>
        <w:ind w:left="1200" w:hanging="650"/>
      </w:pPr>
    </w:lvl>
  </w:abstractNum>
  <w:num w:numId="42">
    <w:abstractNumId w:val="42"/>
  </w:num>
  <w:abstractNum w:abstractNumId="44">
    <w:multiLevelType w:val="singleLevel"/>
    <w:lvl w:ilvl="0">
      <w:start w:val="1"/>
      <w:numFmt w:val="upperLetter"/>
      <w:lvlText w:val="Anlage %1"/>
      <w:pStyle w:val="AnnexHeading"/>
      <w:suff w:val="tab"/>
      <w:pPr>
        <w:tabs>
          <w:tab w:val="num" w:pos="1650"/>
        </w:tabs>
        <w:ind w:left="1650" w:hanging="1650"/>
      </w:pPr>
    </w:lvl>
  </w:abstractNum>
  <w:num w:numId="44">
    <w:abstractNumId w:val="44"/>
  </w:num>
</w:numbering>
</file>

<file path=word/settings.xml><?xml version="1.0" encoding="utf-8"?>
<w:settings xmlns:w="http://schemas.openxmlformats.org/wordprocessingml/2006/main">
  <w:zoom w:percent="100"/>
  <w:trackRevisions/>
  <w:updateFields w:val="true"/>
  <w:defaultTabStop w:val="720"/>
  <w:footnotePr>
    <w:numFmt w:val="decimal"/>
    <w:numStart w:val="1"/>
    <w:numRestart w:val="continuous"/>
  </w:foot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000000"/>
        <w:sz w:val="22"/>
        <w:lang w:val="de-DE"/>
      </w:rPr>
    </w:rPrDefault>
  </w:docDefaults>
  <w:style w:type="paragraph" w:styleId="Normal" w:default="1">
    <w:name w:val="Normal"/>
    <w:next w:val="Normal"/>
    <w:qFormat/>
    <w:pPr>
      <w:spacing w:after="120" w:line="260" w:lineRule="auto"/>
      <w:widowControl/>
    </w:pPr>
    <w:rPr>
      <w:sz w:val="22"/>
      <w:color w:val="000000"/>
    </w:rPr>
  </w:style>
  <w:style w:type="paragraph" w:styleId="Title">
    <w:name w:val="Title"/>
    <w:basedOn w:val="Normal"/>
    <w:next w:val="Normal"/>
    <w:qFormat/>
    <w:pPr>
      <w:spacing w:before="500" w:after="220"/>
      <w:keepNext/>
    </w:pPr>
    <w:rPr>
      <w:sz w:val="42"/>
      <w:b/>
      <w:color w:val="000000"/>
    </w:rPr>
  </w:style>
  <w:style w:type="paragraph" w:styleId="Subtitle">
    <w:name w:val="Subtitle"/>
    <w:basedOn w:val="Normal"/>
    <w:next w:val="Normal"/>
    <w:qFormat/>
    <w:pPr>
      <w:spacing w:after="260"/>
      <w:keepNext/>
    </w:pPr>
    <w:rPr>
      <w:sz w:val="28"/>
      <w:color w:val="000000"/>
    </w:rPr>
  </w:style>
  <w:style w:type="paragraph" w:styleId="Party">
    <w:name w:val="Party"/>
    <w:basedOn w:val="Normal"/>
    <w:next w:val="Normal"/>
    <w:qFormat/>
    <w:pPr>
      <w:jc w:val="center"/>
      <w:spacing w:before="140" w:after="80"/>
      <w:keepNext/>
    </w:pPr>
    <w:rPr>
      <w:sz w:val="26"/>
      <w:b/>
      <w:color w:val="000000"/>
    </w:rPr>
  </w:style>
  <w:style w:type="paragraph" w:styleId="Centered">
    <w:name w:val="Centered"/>
    <w:basedOn w:val="Normal"/>
    <w:next w:val="Normal"/>
    <w:qFormat/>
    <w:pPr>
      <w:jc w:val="center"/>
      <w:spacing w:after="120"/>
    </w:pPr>
    <w:rPr>
      <w:sz w:val="22"/>
      <w:color w:val="000000"/>
    </w:rPr>
  </w:style>
  <w:style w:type="paragraph" w:styleId="Heading1">
    <w:name w:val="heading 1"/>
    <w:basedOn w:val="Normal"/>
    <w:next w:val="Normal"/>
    <w:qFormat/>
    <w:pPr>
      <w:keepNext/>
      <w:keepLines/>
      <w:outlineLvl w:val="0"/>
      <w:spacing w:before="180" w:after="140"/>
    </w:pPr>
    <w:rPr>
      <w:sz w:val="27"/>
      <w:b/>
      <w:color w:val="000000"/>
    </w:rPr>
  </w:style>
  <w:style w:type="paragraph" w:styleId="AnnexHeading">
    <w:name w:val="Annex Heading"/>
    <w:basedOn w:val="Normal"/>
    <w:next w:val="Normal"/>
    <w:qFormat/>
    <w:pPr>
      <w:keepNext/>
      <w:outlineLvl w:val="0"/>
      <w:spacing w:before="140" w:after="180"/>
    </w:pPr>
    <w:rPr>
      <w:sz w:val="28"/>
      <w:b/>
      <w:color w:val="000000"/>
    </w:rPr>
  </w:style>
  <w:style w:type="paragraph" w:styleId="HeadingUnnumbered">
    <w:name w:val="Heading Unnumbered"/>
    <w:basedOn w:val="Normal"/>
    <w:next w:val="Normal"/>
    <w:qFormat/>
    <w:pPr>
      <w:keepNext/>
      <w:spacing w:before="160" w:after="120"/>
    </w:pPr>
    <w:rPr>
      <w:sz w:val="25"/>
      <w:b/>
      <w:color w:val="000000"/>
    </w:rPr>
  </w:style>
  <w:style w:type="paragraph" w:styleId="Clause">
    <w:name w:val="Clause"/>
    <w:basedOn w:val="Normal"/>
    <w:next w:val="Normal"/>
    <w:qFormat/>
    <w:pPr>
      <w:spacing w:after="145" w:line="260" w:lineRule="auto"/>
      <w:widowControl/>
    </w:pPr>
    <w:rPr>
      <w:sz w:val="22"/>
      <w:color w:val="000000"/>
    </w:rPr>
  </w:style>
  <w:style w:type="paragraph" w:styleId="Subclause">
    <w:name w:val="Subclause"/>
    <w:basedOn w:val="Normal"/>
    <w:next w:val="Normal"/>
    <w:qFormat/>
    <w:pPr>
      <w:spacing w:after="120" w:line="255" w:lineRule="auto"/>
      <w:widowControl/>
    </w:pPr>
    <w:rPr>
      <w:sz w:val="22"/>
      <w:color w:val="000000"/>
    </w:rPr>
  </w:style>
  <w:style w:type="paragraph" w:styleId="Small">
    <w:name w:val="Small"/>
    <w:basedOn w:val="Normal"/>
    <w:next w:val="Normal"/>
    <w:qFormat/>
    <w:pPr>
      <w:spacing w:after="130" w:line="240" w:lineRule="auto"/>
    </w:pPr>
    <w:rPr>
      <w:sz w:val="19"/>
      <w:color w:val="000000"/>
    </w:rPr>
  </w:style>
  <w:style w:type="paragraph" w:styleId="TabLine">
    <w:name w:val="Tab Line"/>
    <w:basedOn w:val="Normal"/>
    <w:next w:val="Normal"/>
    <w:qFormat/>
    <w:pPr>
      <w:tabs>
        <w:tab w:val="left" w:pos="2800"/>
        <w:tab w:val="left" w:pos="6100"/>
        <w:tab w:val="left" w:pos="8500"/>
      </w:tabs>
      <w:spacing w:after="100"/>
    </w:pPr>
    <w:rPr>
      <w:sz w:val="19"/>
      <w:color w:val="000000"/>
    </w:rPr>
  </w:style>
  <w:style w:type="paragraph" w:styleId="TableText">
    <w:name w:val="Table Text"/>
    <w:basedOn w:val="Normal"/>
    <w:next w:val="Normal"/>
    <w:qFormat/>
    <w:pPr>
      <w:spacing w:after="0" w:line="230" w:lineRule="auto"/>
    </w:pPr>
    <w:rPr>
      <w:sz w:val="20"/>
      <w:color w:val="000000"/>
    </w:rPr>
  </w:style>
  <w:style w:type="paragraph" w:styleId="TableHead">
    <w:name w:val="Table Head"/>
    <w:basedOn w:val="Normal"/>
    <w:next w:val="Normal"/>
    <w:qFormat/>
    <w:pPr>
      <w:spacing w:after="0" w:line="230" w:lineRule="auto"/>
      <w:keepNext/>
    </w:pPr>
    <w:rPr>
      <w:sz w:val="20"/>
      <w:b/>
      <w:color w:val="000000"/>
    </w:rPr>
  </w:style>
  <w:style w:type="paragraph" w:styleId="TOC1">
    <w:name w:val="toc 1"/>
    <w:basedOn w:val="Normal"/>
    <w:next w:val="Normal"/>
    <w:qFormat/>
    <w:pPr>
      <w:tabs>
        <w:tab w:val="right" w:leader="dot" w:pos="9700"/>
      </w:tabs>
      <w:spacing w:after="180"/>
    </w:pPr>
    <w:rPr>
      <w:sz w:val="22"/>
      <w:color w:val="000000"/>
    </w:rPr>
  </w:style>
  <w:style w:type="paragraph" w:styleId="Header">
    <w:name w:val="Header"/>
    <w:basedOn w:val="Normal"/>
    <w:next w:val="Normal"/>
    <w:qFormat/>
    <w:pPr>
      <w:tabs>
        <w:tab w:val="right" w:pos="9800"/>
      </w:tabs>
      <w:spacing w:after="0"/>
    </w:pPr>
    <w:rPr>
      <w:sz w:val="17"/>
      <w:color w:val="000000"/>
    </w:rPr>
  </w:style>
  <w:style w:type="paragraph" w:styleId="Footer">
    <w:name w:val="Footer"/>
    <w:basedOn w:val="Normal"/>
    <w:next w:val="Normal"/>
    <w:qFormat/>
    <w:pPr>
      <w:jc w:val="right"/>
      <w:spacing w:after="0"/>
    </w:pPr>
    <w:rPr>
      <w:sz w:val="17"/>
      <w:color w:val="000000"/>
    </w:rPr>
  </w:style>
  <w:style w:type="paragraph" w:styleId="FootnoteText">
    <w:name w:val="footnote text"/>
    <w:basedOn w:val="Normal"/>
    <w:next w:val="Normal"/>
    <w:qFormat/>
    <w:pPr>
      <w:spacing w:after="80" w:line="220" w:lineRule="auto"/>
    </w:pPr>
    <w:rPr>
      <w:sz w:val="18"/>
      <w:color w:val="000000"/>
    </w:rPr>
  </w:style>
  <w:style w:type="paragraph" w:styleId="CommentText">
    <w:name w:val="annotation text"/>
    <w:basedOn w:val="Normal"/>
    <w:next w:val="Normal"/>
    <w:qFormat/>
    <w:pPr>
      <w:spacing w:after="80"/>
    </w:pPr>
    <w:rPr>
      <w:sz w:val="20"/>
      <w:color w:val="000000"/>
    </w:rPr>
  </w:style>
  <w:style w:type="paragraph" w:styleId="Spacer">
    <w:name w:val="Spacer"/>
    <w:basedOn w:val="Normal"/>
    <w:next w:val="Normal"/>
    <w:qFormat/>
    <w:pPr>
      <w:spacing w:after="100"/>
    </w:pPr>
    <w:rPr>
      <w:sz w:val="4"/>
      <w:color w:val="000000"/>
    </w:rPr>
  </w:style>
  <w:style w:type="character" w:styleId="FootnoteReference">
    <w:name w:val="FootnoteReference"/>
    <w:rPr>
      <w:vertAlign w:val="superscript"/>
      <w:sz w:val="16"/>
    </w:rPr>
  </w:style>
  <w:style w:type="character" w:styleId="CommentReference">
    <w:name w:val="CommentReference"/>
    <w:rPr>
      <w:vertAlign w:val="superscript"/>
      <w:sz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EmptyHeader" Type="http://schemas.openxmlformats.org/officeDocument/2006/relationships/header" Target="header2.xml"/><Relationship Id="rIdEmptyFooter" Type="http://schemas.openxmlformats.org/officeDocument/2006/relationships/footer" Target="footer2.xml"/><Relationship Id="rIdNotes" Type="http://schemas.openxmlformats.org/officeDocument/2006/relationships/footnotes" Target="footnotes.xml"/><Relationship Id="rIdComments"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title>Grundstücksnutzungsvertrag Nordfeld Vorlage</dc:title>
  <dc:creator>Verhandlungsteam</dc:creator>
  <dc:description>Fiktive Vertragsvorlage mit nativen Word Strukturen</dc:description>
  <dcterms:created xsi:type="dcterms:W3CDTF">2026-10-12T09:00:00Z</dcterms:created>
</cp:coreProperties>
</file>